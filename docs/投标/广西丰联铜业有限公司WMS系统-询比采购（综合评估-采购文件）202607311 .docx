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6255F">
      <w:pPr>
        <w:pStyle w:val="2"/>
        <w:numPr>
          <w:ilvl w:val="0"/>
          <w:numId w:val="0"/>
        </w:numPr>
        <w:jc w:val="center"/>
        <w:outlineLvl w:val="9"/>
        <w:rPr>
          <w:rFonts w:hint="eastAsia" w:ascii="黑体" w:hAnsi="黑体" w:eastAsia="小标宋" w:cs="黑体"/>
          <w:color w:val="auto"/>
          <w:sz w:val="36"/>
          <w:szCs w:val="36"/>
          <w:highlight w:val="none"/>
          <w:u w:val="none" w:color="auto"/>
          <w:lang w:val="en-US" w:eastAsia="zh-CN"/>
        </w:rPr>
        <w:pPrChange w:id="0" w:author="By" w:date="2026-08-11T22:51:31Z">
          <w:pPr>
            <w:pStyle w:val="2"/>
            <w:numPr>
              <w:ilvl w:val="0"/>
              <w:numId w:val="0"/>
            </w:numPr>
            <w:jc w:val="center"/>
          </w:pPr>
        </w:pPrChange>
      </w:pPr>
      <w:r>
        <w:rPr>
          <w:rFonts w:hint="eastAsia" w:ascii="小标宋" w:hAnsi="小标宋" w:eastAsia="小标宋" w:cs="小标宋"/>
          <w:color w:val="auto"/>
          <w:spacing w:val="7"/>
          <w:sz w:val="36"/>
          <w:szCs w:val="36"/>
          <w:highlight w:val="none"/>
          <w:u w:val="none" w:color="auto"/>
        </w:rPr>
        <w:t>询</w:t>
      </w:r>
      <w:r>
        <w:rPr>
          <w:rFonts w:hint="eastAsia" w:ascii="小标宋" w:hAnsi="小标宋" w:eastAsia="小标宋" w:cs="小标宋"/>
          <w:color w:val="auto"/>
          <w:spacing w:val="7"/>
          <w:sz w:val="36"/>
          <w:szCs w:val="36"/>
          <w:highlight w:val="none"/>
          <w:u w:val="none" w:color="auto"/>
          <w:lang w:val="en-US" w:eastAsia="zh-CN"/>
        </w:rPr>
        <w:t>比</w:t>
      </w:r>
      <w:r>
        <w:rPr>
          <w:rFonts w:hint="eastAsia" w:ascii="小标宋" w:hAnsi="小标宋" w:eastAsia="小标宋" w:cs="小标宋"/>
          <w:color w:val="auto"/>
          <w:spacing w:val="7"/>
          <w:sz w:val="36"/>
          <w:szCs w:val="36"/>
          <w:highlight w:val="none"/>
          <w:u w:val="none" w:color="auto"/>
        </w:rPr>
        <w:t>采购书</w:t>
      </w:r>
    </w:p>
    <w:p w14:paraId="5C5DF761">
      <w:pPr>
        <w:pStyle w:val="6"/>
        <w:keepNext w:val="0"/>
        <w:keepLines w:val="0"/>
        <w:pageBreakBefore w:val="0"/>
        <w:wordWrap/>
        <w:overflowPunct/>
        <w:topLinePunct w:val="0"/>
        <w:bidi w:val="0"/>
        <w:spacing w:line="520" w:lineRule="exact"/>
        <w:ind w:left="0" w:right="0" w:firstLine="562"/>
        <w:jc w:val="both"/>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pacing w:val="-3"/>
          <w:sz w:val="28"/>
          <w:szCs w:val="28"/>
          <w:highlight w:val="none"/>
        </w:rPr>
        <w:t>我公司需采购</w:t>
      </w:r>
      <w:r>
        <w:rPr>
          <w:rFonts w:hint="eastAsia" w:ascii="仿宋_GB2312" w:hAnsi="仿宋_GB2312" w:eastAsia="仿宋_GB2312" w:cs="仿宋_GB2312"/>
          <w:color w:val="auto"/>
          <w:spacing w:val="-3"/>
          <w:sz w:val="28"/>
          <w:szCs w:val="28"/>
          <w:highlight w:val="none"/>
          <w:u w:val="single" w:color="auto"/>
        </w:rPr>
        <w:t xml:space="preserve">  </w:t>
      </w:r>
      <w:r>
        <w:rPr>
          <w:rFonts w:hint="eastAsia" w:ascii="仿宋_GB2312" w:hAnsi="仿宋_GB2312" w:eastAsia="仿宋_GB2312" w:cs="仿宋_GB2312"/>
          <w:color w:val="auto"/>
          <w:spacing w:val="-3"/>
          <w:sz w:val="28"/>
          <w:szCs w:val="28"/>
          <w:highlight w:val="none"/>
          <w:u w:val="single" w:color="auto"/>
          <w:lang w:val="en-US" w:eastAsia="zh-CN"/>
        </w:rPr>
        <w:t>WMS系统软件及本地化自建服务器部署</w:t>
      </w:r>
      <w:r>
        <w:rPr>
          <w:rFonts w:hint="eastAsia" w:ascii="仿宋_GB2312" w:hAnsi="仿宋_GB2312" w:eastAsia="仿宋_GB2312" w:cs="仿宋_GB2312"/>
          <w:color w:val="auto"/>
          <w:spacing w:val="-3"/>
          <w:sz w:val="28"/>
          <w:szCs w:val="28"/>
          <w:highlight w:val="none"/>
          <w:u w:val="single" w:color="auto"/>
        </w:rPr>
        <w:t xml:space="preserve">  </w:t>
      </w:r>
      <w:r>
        <w:rPr>
          <w:rFonts w:hint="eastAsia" w:ascii="仿宋_GB2312" w:hAnsi="仿宋_GB2312" w:eastAsia="仿宋_GB2312" w:cs="仿宋_GB2312"/>
          <w:b/>
          <w:bCs/>
          <w:color w:val="auto"/>
          <w:spacing w:val="-3"/>
          <w:sz w:val="28"/>
          <w:szCs w:val="28"/>
          <w:highlight w:val="none"/>
        </w:rPr>
        <w:t>，</w:t>
      </w:r>
      <w:r>
        <w:rPr>
          <w:rFonts w:hint="eastAsia" w:ascii="仿宋_GB2312" w:hAnsi="仿宋_GB2312" w:eastAsia="仿宋_GB2312" w:cs="仿宋_GB2312"/>
          <w:color w:val="auto"/>
          <w:spacing w:val="-3"/>
          <w:sz w:val="28"/>
          <w:szCs w:val="28"/>
          <w:highlight w:val="none"/>
        </w:rPr>
        <w:t>请贵公司按照询</w:t>
      </w:r>
      <w:r>
        <w:rPr>
          <w:rFonts w:hint="eastAsia" w:ascii="仿宋_GB2312" w:hAnsi="仿宋_GB2312" w:eastAsia="仿宋_GB2312" w:cs="仿宋_GB2312"/>
          <w:color w:val="auto"/>
          <w:spacing w:val="-3"/>
          <w:sz w:val="28"/>
          <w:szCs w:val="28"/>
          <w:highlight w:val="none"/>
          <w:lang w:val="en-US" w:eastAsia="zh-CN"/>
        </w:rPr>
        <w:t>比</w:t>
      </w:r>
      <w:r>
        <w:rPr>
          <w:rFonts w:hint="eastAsia" w:ascii="仿宋_GB2312" w:hAnsi="仿宋_GB2312" w:eastAsia="仿宋_GB2312" w:cs="仿宋_GB2312"/>
          <w:color w:val="auto"/>
          <w:spacing w:val="-3"/>
          <w:sz w:val="28"/>
          <w:szCs w:val="28"/>
          <w:highlight w:val="none"/>
        </w:rPr>
        <w:t>采购书</w:t>
      </w:r>
      <w:r>
        <w:rPr>
          <w:rFonts w:hint="eastAsia" w:ascii="仿宋_GB2312" w:hAnsi="仿宋_GB2312" w:eastAsia="仿宋_GB2312" w:cs="仿宋_GB2312"/>
          <w:color w:val="auto"/>
          <w:spacing w:val="-4"/>
          <w:sz w:val="28"/>
          <w:szCs w:val="28"/>
          <w:highlight w:val="none"/>
        </w:rPr>
        <w:t>中的相关要</w:t>
      </w:r>
      <w:r>
        <w:rPr>
          <w:rFonts w:hint="eastAsia" w:ascii="仿宋_GB2312" w:hAnsi="仿宋_GB2312" w:eastAsia="仿宋_GB2312" w:cs="仿宋_GB2312"/>
          <w:color w:val="auto"/>
          <w:spacing w:val="-9"/>
          <w:sz w:val="28"/>
          <w:szCs w:val="28"/>
          <w:highlight w:val="none"/>
        </w:rPr>
        <w:t>求，在报价截止日前通过中国五矿集团有限公司</w:t>
      </w:r>
      <w:r>
        <w:rPr>
          <w:rFonts w:hint="eastAsia" w:ascii="仿宋_GB2312" w:hAnsi="仿宋_GB2312" w:eastAsia="仿宋_GB2312" w:cs="仿宋_GB2312"/>
          <w:color w:val="auto"/>
          <w:spacing w:val="-9"/>
          <w:sz w:val="28"/>
          <w:szCs w:val="28"/>
          <w:highlight w:val="none"/>
          <w:lang w:val="en-US" w:eastAsia="zh-CN"/>
        </w:rPr>
        <w:t>供应链管理</w:t>
      </w:r>
      <w:r>
        <w:rPr>
          <w:rFonts w:hint="eastAsia" w:ascii="仿宋_GB2312" w:hAnsi="仿宋_GB2312" w:eastAsia="仿宋_GB2312" w:cs="仿宋_GB2312"/>
          <w:color w:val="auto"/>
          <w:spacing w:val="-9"/>
          <w:sz w:val="28"/>
          <w:szCs w:val="28"/>
          <w:highlight w:val="none"/>
        </w:rPr>
        <w:t>平台（https://ec.minmetals.com.cn</w:t>
      </w:r>
      <w:r>
        <w:rPr>
          <w:rFonts w:hint="eastAsia" w:ascii="仿宋_GB2312" w:hAnsi="仿宋_GB2312" w:eastAsia="仿宋_GB2312" w:cs="仿宋_GB2312"/>
          <w:color w:val="auto"/>
          <w:sz w:val="28"/>
          <w:szCs w:val="28"/>
          <w:highlight w:val="none"/>
        </w:rPr>
        <w:t>）提交报价，</w:t>
      </w:r>
      <w:r>
        <w:rPr>
          <w:rFonts w:hint="eastAsia" w:ascii="仿宋_GB2312" w:hAnsi="仿宋_GB2312" w:eastAsia="仿宋_GB2312" w:cs="仿宋_GB2312"/>
          <w:b/>
          <w:bCs/>
          <w:color w:val="auto"/>
          <w:spacing w:val="-1"/>
          <w:sz w:val="28"/>
          <w:szCs w:val="28"/>
          <w:highlight w:val="none"/>
        </w:rPr>
        <w:t>通过平台提交报价须上传加盖公章</w:t>
      </w:r>
      <w:r>
        <w:rPr>
          <w:rFonts w:hint="eastAsia" w:ascii="仿宋_GB2312" w:hAnsi="仿宋_GB2312" w:eastAsia="仿宋_GB2312" w:cs="仿宋_GB2312"/>
          <w:b/>
          <w:bCs/>
          <w:color w:val="auto"/>
          <w:spacing w:val="-3"/>
          <w:sz w:val="28"/>
          <w:szCs w:val="28"/>
          <w:highlight w:val="none"/>
        </w:rPr>
        <w:t>的纸质报价文件的扫描件</w:t>
      </w:r>
      <w:r>
        <w:rPr>
          <w:rFonts w:hint="eastAsia" w:ascii="仿宋_GB2312" w:hAnsi="仿宋_GB2312" w:eastAsia="仿宋_GB2312" w:cs="仿宋_GB2312"/>
          <w:color w:val="auto"/>
          <w:spacing w:val="-3"/>
          <w:sz w:val="28"/>
          <w:szCs w:val="28"/>
          <w:highlight w:val="none"/>
        </w:rPr>
        <w:t>。</w:t>
      </w:r>
    </w:p>
    <w:p w14:paraId="3D42D564">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textAlignment w:val="baseline"/>
        <w:outlineLvl w:val="0"/>
        <w:rPr>
          <w:rFonts w:hint="eastAsia" w:ascii="仿宋_GB2312" w:hAnsi="仿宋_GB2312" w:eastAsia="仿宋_GB2312" w:cs="仿宋_GB2312"/>
          <w:color w:val="auto"/>
          <w:sz w:val="28"/>
          <w:szCs w:val="28"/>
          <w:highlight w:val="none"/>
        </w:rPr>
        <w:pPrChange w:id="1" w:author="By" w:date="2026-08-11T22:51:31Z">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textAlignment w:val="baseline"/>
          </w:pPr>
        </w:pPrChange>
      </w:pPr>
      <w:r>
        <w:rPr>
          <w:rFonts w:hint="eastAsia" w:ascii="仿宋_GB2312" w:hAnsi="仿宋_GB2312" w:eastAsia="仿宋_GB2312" w:cs="仿宋_GB2312"/>
          <w:b/>
          <w:bCs/>
          <w:color w:val="auto"/>
          <w:spacing w:val="-5"/>
          <w:sz w:val="28"/>
          <w:szCs w:val="28"/>
          <w:highlight w:val="none"/>
        </w:rPr>
        <w:t>一、报价要求</w:t>
      </w:r>
    </w:p>
    <w:p w14:paraId="0224745B">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44" w:firstLineChars="200"/>
        <w:textAlignment w:val="baseline"/>
        <w:outlineLvl w:val="1"/>
        <w:rPr>
          <w:rFonts w:hint="eastAsia" w:ascii="仿宋_GB2312" w:hAnsi="仿宋_GB2312" w:eastAsia="仿宋_GB2312" w:cs="仿宋_GB2312"/>
          <w:b w:val="0"/>
          <w:bCs w:val="0"/>
          <w:color w:val="auto"/>
          <w:sz w:val="28"/>
          <w:szCs w:val="28"/>
          <w:highlight w:val="none"/>
        </w:rPr>
        <w:pPrChange w:id="2" w:author="By" w:date="2026-08-11T22:51:31Z">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44" w:firstLineChars="200"/>
            <w:textAlignment w:val="baseline"/>
          </w:pPr>
        </w:pPrChange>
      </w:pPr>
      <w:r>
        <w:rPr>
          <w:rFonts w:hint="eastAsia" w:ascii="仿宋_GB2312" w:hAnsi="仿宋_GB2312" w:eastAsia="仿宋_GB2312" w:cs="仿宋_GB2312"/>
          <w:b w:val="0"/>
          <w:bCs w:val="0"/>
          <w:color w:val="auto"/>
          <w:spacing w:val="-4"/>
          <w:sz w:val="28"/>
          <w:szCs w:val="28"/>
          <w:highlight w:val="none"/>
        </w:rPr>
        <w:t>1、采购需求及技术要求：见附件一；</w:t>
      </w:r>
    </w:p>
    <w:p w14:paraId="658392DD">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44" w:firstLineChars="200"/>
        <w:textAlignment w:val="baseline"/>
        <w:outlineLvl w:val="1"/>
        <w:rPr>
          <w:rFonts w:hint="eastAsia" w:ascii="仿宋_GB2312" w:hAnsi="仿宋_GB2312" w:eastAsia="仿宋_GB2312" w:cs="仿宋_GB2312"/>
          <w:b w:val="0"/>
          <w:bCs w:val="0"/>
          <w:color w:val="auto"/>
          <w:sz w:val="28"/>
          <w:szCs w:val="28"/>
          <w:highlight w:val="none"/>
        </w:rPr>
        <w:pPrChange w:id="3" w:author="By" w:date="2026-08-11T22:51:31Z">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44" w:firstLineChars="200"/>
            <w:textAlignment w:val="baseline"/>
          </w:pPr>
        </w:pPrChange>
      </w:pPr>
      <w:r>
        <w:rPr>
          <w:rFonts w:hint="eastAsia" w:ascii="仿宋_GB2312" w:hAnsi="仿宋_GB2312" w:eastAsia="仿宋_GB2312" w:cs="仿宋_GB2312"/>
          <w:b w:val="0"/>
          <w:bCs w:val="0"/>
          <w:color w:val="auto"/>
          <w:spacing w:val="-4"/>
          <w:sz w:val="28"/>
          <w:szCs w:val="28"/>
          <w:highlight w:val="none"/>
        </w:rPr>
        <w:t>2、时间进度要求</w:t>
      </w:r>
      <w:r>
        <w:rPr>
          <w:rFonts w:hint="eastAsia" w:ascii="仿宋_GB2312" w:hAnsi="仿宋_GB2312" w:eastAsia="仿宋_GB2312" w:cs="仿宋_GB2312"/>
          <w:b w:val="0"/>
          <w:bCs w:val="0"/>
          <w:color w:val="auto"/>
          <w:spacing w:val="-3"/>
          <w:sz w:val="28"/>
          <w:szCs w:val="28"/>
          <w:highlight w:val="none"/>
        </w:rPr>
        <w:t>：</w:t>
      </w:r>
      <w:r>
        <w:rPr>
          <w:rFonts w:hint="eastAsia" w:ascii="仿宋_GB2312" w:hAnsi="仿宋_GB2312" w:eastAsia="仿宋_GB2312" w:cs="仿宋_GB2312"/>
          <w:b w:val="0"/>
          <w:bCs w:val="0"/>
          <w:color w:val="auto"/>
          <w:spacing w:val="2"/>
          <w:sz w:val="28"/>
          <w:szCs w:val="28"/>
          <w:highlight w:val="none"/>
          <w:u w:val="single" w:color="auto"/>
        </w:rPr>
        <w:t xml:space="preserve"> </w:t>
      </w:r>
      <w:r>
        <w:rPr>
          <w:rFonts w:hint="eastAsia" w:ascii="仿宋_GB2312" w:hAnsi="仿宋_GB2312" w:eastAsia="仿宋_GB2312" w:cs="仿宋_GB2312"/>
          <w:b w:val="0"/>
          <w:bCs w:val="0"/>
          <w:color w:val="auto"/>
          <w:spacing w:val="2"/>
          <w:sz w:val="28"/>
          <w:szCs w:val="28"/>
          <w:highlight w:val="none"/>
          <w:u w:val="single" w:color="auto"/>
          <w:lang w:val="en-US" w:eastAsia="zh-CN"/>
        </w:rPr>
        <w:t>2026年8月30日前签订合同</w:t>
      </w:r>
      <w:r>
        <w:rPr>
          <w:rFonts w:hint="eastAsia" w:ascii="仿宋_GB2312" w:hAnsi="仿宋_GB2312" w:eastAsia="仿宋_GB2312" w:cs="仿宋_GB2312"/>
          <w:b w:val="0"/>
          <w:bCs w:val="0"/>
          <w:color w:val="auto"/>
          <w:spacing w:val="2"/>
          <w:sz w:val="28"/>
          <w:szCs w:val="28"/>
          <w:highlight w:val="none"/>
          <w:u w:val="single" w:color="auto"/>
        </w:rPr>
        <w:t xml:space="preserve"> </w:t>
      </w:r>
      <w:r>
        <w:rPr>
          <w:rFonts w:hint="eastAsia" w:ascii="仿宋_GB2312" w:hAnsi="仿宋_GB2312" w:eastAsia="仿宋_GB2312" w:cs="仿宋_GB2312"/>
          <w:b w:val="0"/>
          <w:bCs w:val="0"/>
          <w:color w:val="auto"/>
          <w:spacing w:val="1"/>
          <w:sz w:val="28"/>
          <w:szCs w:val="28"/>
          <w:highlight w:val="none"/>
          <w:u w:val="single" w:color="auto"/>
        </w:rPr>
        <w:t xml:space="preserve"> </w:t>
      </w:r>
      <w:r>
        <w:rPr>
          <w:rFonts w:hint="eastAsia" w:ascii="仿宋_GB2312" w:hAnsi="仿宋_GB2312" w:eastAsia="仿宋_GB2312" w:cs="仿宋_GB2312"/>
          <w:b w:val="0"/>
          <w:bCs w:val="0"/>
          <w:color w:val="auto"/>
          <w:spacing w:val="-3"/>
          <w:sz w:val="28"/>
          <w:szCs w:val="28"/>
          <w:highlight w:val="none"/>
          <w:u w:val="single" w:color="auto"/>
        </w:rPr>
        <w:t>；</w:t>
      </w:r>
    </w:p>
    <w:p w14:paraId="127BFD0F">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44" w:firstLineChars="200"/>
        <w:textAlignment w:val="baseline"/>
        <w:outlineLvl w:val="1"/>
        <w:rPr>
          <w:rFonts w:hint="eastAsia" w:ascii="仿宋_GB2312" w:hAnsi="仿宋_GB2312" w:eastAsia="仿宋_GB2312" w:cs="仿宋_GB2312"/>
          <w:b w:val="0"/>
          <w:bCs w:val="0"/>
          <w:color w:val="auto"/>
          <w:sz w:val="28"/>
          <w:szCs w:val="28"/>
          <w:highlight w:val="none"/>
          <w:lang w:val="en-US" w:eastAsia="zh-CN"/>
        </w:rPr>
        <w:pPrChange w:id="4" w:author="By" w:date="2026-08-11T22:51:31Z">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44" w:firstLineChars="200"/>
            <w:textAlignment w:val="baseline"/>
          </w:pPr>
        </w:pPrChange>
      </w:pPr>
      <w:r>
        <w:rPr>
          <w:rFonts w:hint="eastAsia" w:ascii="仿宋_GB2312" w:hAnsi="仿宋_GB2312" w:eastAsia="仿宋_GB2312" w:cs="仿宋_GB2312"/>
          <w:b w:val="0"/>
          <w:bCs w:val="0"/>
          <w:color w:val="auto"/>
          <w:spacing w:val="-4"/>
          <w:sz w:val="28"/>
          <w:szCs w:val="28"/>
          <w:highlight w:val="none"/>
        </w:rPr>
        <w:t>3、交货地点和交货方式</w:t>
      </w:r>
      <w:r>
        <w:rPr>
          <w:rFonts w:hint="eastAsia" w:ascii="仿宋_GB2312" w:hAnsi="仿宋_GB2312" w:eastAsia="仿宋_GB2312" w:cs="仿宋_GB2312"/>
          <w:b w:val="0"/>
          <w:bCs w:val="0"/>
          <w:color w:val="auto"/>
          <w:sz w:val="28"/>
          <w:szCs w:val="28"/>
          <w:highlight w:val="none"/>
        </w:rPr>
        <w:t>：</w:t>
      </w:r>
      <w:r>
        <w:rPr>
          <w:rFonts w:hint="eastAsia" w:ascii="仿宋_GB2312" w:hAnsi="仿宋_GB2312" w:eastAsia="仿宋_GB2312" w:cs="仿宋_GB2312"/>
          <w:b w:val="0"/>
          <w:bCs w:val="0"/>
          <w:color w:val="auto"/>
          <w:spacing w:val="2"/>
          <w:sz w:val="28"/>
          <w:szCs w:val="28"/>
          <w:highlight w:val="none"/>
          <w:u w:val="single" w:color="auto"/>
        </w:rPr>
        <w:t xml:space="preserve">   </w:t>
      </w:r>
      <w:r>
        <w:rPr>
          <w:rFonts w:hint="eastAsia" w:ascii="仿宋_GB2312" w:hAnsi="仿宋_GB2312" w:eastAsia="仿宋_GB2312" w:cs="仿宋_GB2312"/>
          <w:b w:val="0"/>
          <w:bCs w:val="0"/>
          <w:color w:val="auto"/>
          <w:spacing w:val="2"/>
          <w:sz w:val="28"/>
          <w:szCs w:val="28"/>
          <w:highlight w:val="none"/>
          <w:u w:val="single" w:color="auto"/>
          <w:lang w:val="en-US" w:eastAsia="zh-CN"/>
        </w:rPr>
        <w:t>广西防城港-广西丰联铜业有限公司。</w:t>
      </w:r>
    </w:p>
    <w:p w14:paraId="27E178E0">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44" w:firstLineChars="200"/>
        <w:textAlignment w:val="baseline"/>
        <w:outlineLvl w:val="1"/>
        <w:rPr>
          <w:rFonts w:hint="eastAsia" w:ascii="仿宋_GB2312" w:hAnsi="仿宋_GB2312" w:eastAsia="仿宋_GB2312" w:cs="仿宋_GB2312"/>
          <w:b w:val="0"/>
          <w:bCs w:val="0"/>
          <w:color w:val="auto"/>
          <w:spacing w:val="-3"/>
          <w:sz w:val="28"/>
          <w:szCs w:val="28"/>
          <w:highlight w:val="none"/>
        </w:rPr>
        <w:pPrChange w:id="5" w:author="By" w:date="2026-08-11T22:51:31Z">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44" w:firstLineChars="200"/>
            <w:textAlignment w:val="baseline"/>
          </w:pPr>
        </w:pPrChange>
      </w:pPr>
      <w:r>
        <w:rPr>
          <w:rFonts w:hint="eastAsia" w:ascii="仿宋_GB2312" w:hAnsi="仿宋_GB2312" w:eastAsia="仿宋_GB2312" w:cs="仿宋_GB2312"/>
          <w:b w:val="0"/>
          <w:bCs w:val="0"/>
          <w:color w:val="auto"/>
          <w:spacing w:val="-4"/>
          <w:sz w:val="28"/>
          <w:szCs w:val="28"/>
          <w:highlight w:val="none"/>
        </w:rPr>
        <w:t>4、付款方式</w:t>
      </w:r>
      <w:r>
        <w:rPr>
          <w:rFonts w:hint="eastAsia" w:ascii="仿宋_GB2312" w:hAnsi="仿宋_GB2312" w:eastAsia="仿宋_GB2312" w:cs="仿宋_GB2312"/>
          <w:b w:val="0"/>
          <w:bCs w:val="0"/>
          <w:color w:val="auto"/>
          <w:spacing w:val="-3"/>
          <w:sz w:val="28"/>
          <w:szCs w:val="28"/>
          <w:highlight w:val="none"/>
        </w:rPr>
        <w:t>：</w:t>
      </w:r>
    </w:p>
    <w:p w14:paraId="064F841A">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eastAsia" w:ascii="仿宋_GB2312" w:hAnsi="仿宋_GB2312" w:eastAsia="仿宋_GB2312" w:cs="仿宋_GB2312"/>
          <w:b w:val="0"/>
          <w:bCs w:val="0"/>
          <w:color w:val="auto"/>
          <w:spacing w:val="-11"/>
          <w:sz w:val="28"/>
          <w:szCs w:val="28"/>
          <w:highlight w:val="none"/>
          <w:u w:val="none"/>
          <w:lang w:val="en-US" w:eastAsia="zh-CN"/>
        </w:rPr>
      </w:pPr>
      <w:r>
        <w:rPr>
          <w:rFonts w:hint="eastAsia" w:ascii="仿宋_GB2312" w:hAnsi="仿宋_GB2312" w:eastAsia="仿宋_GB2312" w:cs="仿宋_GB2312"/>
          <w:b w:val="0"/>
          <w:bCs w:val="0"/>
          <w:color w:val="auto"/>
          <w:spacing w:val="-11"/>
          <w:sz w:val="28"/>
          <w:szCs w:val="28"/>
          <w:highlight w:val="none"/>
          <w:u w:val="none"/>
          <w:lang w:val="en-US" w:eastAsia="zh-CN"/>
        </w:rPr>
        <w:t xml:space="preserve">4.1.预付款：合同正式签订且乙方开具等额合规增值税发票后，甲方在7个工作日内向乙方支付合同总价 30%。 </w:t>
      </w:r>
    </w:p>
    <w:p w14:paraId="53D2C3C6">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eastAsia" w:ascii="仿宋_GB2312" w:hAnsi="仿宋_GB2312" w:eastAsia="仿宋_GB2312" w:cs="仿宋_GB2312"/>
          <w:b w:val="0"/>
          <w:bCs w:val="0"/>
          <w:color w:val="auto"/>
          <w:spacing w:val="-11"/>
          <w:sz w:val="28"/>
          <w:szCs w:val="28"/>
          <w:highlight w:val="none"/>
          <w:u w:val="none"/>
          <w:lang w:val="en-US" w:eastAsia="zh-CN"/>
        </w:rPr>
      </w:pPr>
      <w:r>
        <w:rPr>
          <w:rFonts w:hint="eastAsia" w:ascii="仿宋_GB2312" w:hAnsi="仿宋_GB2312" w:eastAsia="仿宋_GB2312" w:cs="仿宋_GB2312"/>
          <w:b w:val="0"/>
          <w:bCs w:val="0"/>
          <w:color w:val="auto"/>
          <w:spacing w:val="-11"/>
          <w:sz w:val="28"/>
          <w:szCs w:val="28"/>
          <w:highlight w:val="none"/>
          <w:u w:val="none"/>
          <w:lang w:val="en-US" w:eastAsia="zh-CN"/>
        </w:rPr>
        <w:t xml:space="preserve">4.2.验收款：系统全部功能上线、试运行正常、完成整体验收合格，乙方开具剩余款项全额发票后，甲方在7个工作日内支付合同总价 65%。 </w:t>
      </w:r>
    </w:p>
    <w:p w14:paraId="2227A3DD">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default" w:ascii="仿宋_GB2312" w:hAnsi="仿宋_GB2312" w:eastAsia="仿宋_GB2312" w:cs="仿宋_GB2312"/>
          <w:b w:val="0"/>
          <w:bCs w:val="0"/>
          <w:color w:val="auto"/>
          <w:spacing w:val="-11"/>
          <w:sz w:val="28"/>
          <w:szCs w:val="28"/>
          <w:highlight w:val="none"/>
          <w:lang w:val="en-US" w:eastAsia="zh-CN"/>
        </w:rPr>
      </w:pPr>
      <w:r>
        <w:rPr>
          <w:rFonts w:hint="eastAsia" w:ascii="仿宋_GB2312" w:hAnsi="仿宋_GB2312" w:eastAsia="仿宋_GB2312" w:cs="仿宋_GB2312"/>
          <w:b w:val="0"/>
          <w:bCs w:val="0"/>
          <w:color w:val="auto"/>
          <w:spacing w:val="-11"/>
          <w:sz w:val="28"/>
          <w:szCs w:val="28"/>
          <w:highlight w:val="none"/>
          <w:u w:val="none"/>
          <w:lang w:val="en-US" w:eastAsia="zh-CN"/>
        </w:rPr>
        <w:t>4.3.质保尾款：项目完成信息安全等级保护定级备案（2级及以上），且免费质保期内乙方履约无故障、无违约问题，甲方一次性无息结清剩余5% 尾款。</w:t>
      </w:r>
    </w:p>
    <w:p w14:paraId="25332513">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60" w:firstLineChars="200"/>
        <w:textAlignment w:val="baseline"/>
        <w:rPr>
          <w:rFonts w:hint="eastAsia" w:ascii="仿宋_GB2312" w:hAnsi="仿宋_GB2312" w:eastAsia="仿宋_GB2312" w:cs="仿宋_GB2312"/>
          <w:b w:val="0"/>
          <w:bCs w:val="0"/>
          <w:color w:val="auto"/>
          <w:spacing w:val="-3"/>
          <w:sz w:val="28"/>
          <w:szCs w:val="28"/>
          <w:highlight w:val="none"/>
        </w:rPr>
      </w:pPr>
      <w:r>
        <w:rPr>
          <w:rFonts w:hint="eastAsia" w:ascii="仿宋_GB2312" w:hAnsi="仿宋_GB2312" w:eastAsia="仿宋_GB2312" w:cs="仿宋_GB2312"/>
          <w:color w:val="auto"/>
          <w:sz w:val="28"/>
          <w:szCs w:val="28"/>
          <w:highlight w:val="none"/>
          <w:lang w:val="en-US" w:eastAsia="zh-CN"/>
        </w:rPr>
        <w:t>4.4.付款前提：乙方须按甲方财务要求提供合法、完整、对应税率增值税发票，否则甲方有权顺延付款，不承担逾期付款违约责任。</w:t>
      </w:r>
    </w:p>
    <w:p w14:paraId="548AD5C4">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63"/>
        <w:textAlignment w:val="baseline"/>
        <w:outlineLvl w:val="1"/>
        <w:rPr>
          <w:rFonts w:hint="eastAsia" w:ascii="仿宋_GB2312" w:hAnsi="仿宋_GB2312" w:eastAsia="仿宋_GB2312" w:cs="仿宋_GB2312"/>
          <w:b w:val="0"/>
          <w:bCs w:val="0"/>
          <w:color w:val="auto"/>
          <w:sz w:val="28"/>
          <w:szCs w:val="28"/>
          <w:highlight w:val="none"/>
        </w:rPr>
        <w:pPrChange w:id="6" w:author="By" w:date="2026-08-11T22:51:31Z">
          <w:pPr>
            <w:pStyle w:val="6"/>
            <w:keepNext w:val="0"/>
            <w:keepLines w:val="0"/>
            <w:pageBreakBefore w:val="0"/>
            <w:widowControl/>
            <w:kinsoku w:val="0"/>
            <w:wordWrap/>
            <w:overflowPunct/>
            <w:topLinePunct w:val="0"/>
            <w:autoSpaceDE w:val="0"/>
            <w:autoSpaceDN w:val="0"/>
            <w:bidi w:val="0"/>
            <w:adjustRightInd w:val="0"/>
            <w:snapToGrid w:val="0"/>
            <w:spacing w:line="520" w:lineRule="exact"/>
            <w:ind w:left="0" w:right="0" w:firstLine="563"/>
            <w:textAlignment w:val="baseline"/>
          </w:pPr>
        </w:pPrChange>
      </w:pPr>
      <w:r>
        <w:rPr>
          <w:rFonts w:hint="eastAsia" w:ascii="仿宋_GB2312" w:hAnsi="仿宋_GB2312" w:eastAsia="仿宋_GB2312" w:cs="仿宋_GB2312"/>
          <w:b w:val="0"/>
          <w:bCs w:val="0"/>
          <w:color w:val="auto"/>
          <w:spacing w:val="-11"/>
          <w:sz w:val="28"/>
          <w:szCs w:val="28"/>
          <w:highlight w:val="none"/>
        </w:rPr>
        <w:t>5、提交的报价中应全面涵盖业务开展过程中所涉及的全部必要</w:t>
      </w:r>
      <w:r>
        <w:rPr>
          <w:rFonts w:hint="eastAsia" w:ascii="仿宋_GB2312" w:hAnsi="仿宋_GB2312" w:eastAsia="仿宋_GB2312" w:cs="仿宋_GB2312"/>
          <w:b w:val="0"/>
          <w:bCs w:val="0"/>
          <w:color w:val="auto"/>
          <w:spacing w:val="-11"/>
          <w:sz w:val="28"/>
          <w:szCs w:val="28"/>
          <w:highlight w:val="none"/>
          <w:lang w:val="en-US" w:eastAsia="zh-CN"/>
        </w:rPr>
        <w:t>费用及相关税费</w:t>
      </w:r>
      <w:r>
        <w:rPr>
          <w:rFonts w:hint="eastAsia" w:ascii="仿宋_GB2312" w:hAnsi="仿宋_GB2312" w:eastAsia="仿宋_GB2312" w:cs="仿宋_GB2312"/>
          <w:b w:val="0"/>
          <w:bCs w:val="0"/>
          <w:color w:val="auto"/>
          <w:spacing w:val="-3"/>
          <w:sz w:val="28"/>
          <w:szCs w:val="28"/>
          <w:highlight w:val="none"/>
        </w:rPr>
        <w:t>。</w:t>
      </w:r>
    </w:p>
    <w:p w14:paraId="676589E3">
      <w:pPr>
        <w:pStyle w:val="6"/>
        <w:keepNext w:val="0"/>
        <w:keepLines w:val="0"/>
        <w:pageBreakBefore w:val="0"/>
        <w:widowControl w:val="0"/>
        <w:kinsoku/>
        <w:wordWrap/>
        <w:overflowPunct/>
        <w:topLinePunct w:val="0"/>
        <w:autoSpaceDE/>
        <w:autoSpaceDN/>
        <w:bidi w:val="0"/>
        <w:adjustRightInd/>
        <w:snapToGrid/>
        <w:spacing w:line="520" w:lineRule="exact"/>
        <w:ind w:left="0" w:right="0" w:firstLine="548" w:firstLineChars="200"/>
        <w:textAlignment w:val="auto"/>
        <w:outlineLvl w:val="1"/>
        <w:rPr>
          <w:rFonts w:hint="eastAsia" w:ascii="仿宋_GB2312" w:hAnsi="仿宋_GB2312" w:eastAsia="仿宋_GB2312" w:cs="仿宋_GB2312"/>
          <w:b w:val="0"/>
          <w:bCs w:val="0"/>
          <w:color w:val="auto"/>
          <w:sz w:val="28"/>
          <w:szCs w:val="28"/>
          <w:highlight w:val="none"/>
        </w:rPr>
        <w:pPrChange w:id="7" w:author="By" w:date="2026-08-11T22:51:31Z">
          <w:pPr>
            <w:pStyle w:val="6"/>
            <w:keepNext w:val="0"/>
            <w:keepLines w:val="0"/>
            <w:pageBreakBefore w:val="0"/>
            <w:widowControl w:val="0"/>
            <w:kinsoku/>
            <w:wordWrap/>
            <w:overflowPunct/>
            <w:topLinePunct w:val="0"/>
            <w:autoSpaceDE/>
            <w:autoSpaceDN/>
            <w:bidi w:val="0"/>
            <w:adjustRightInd/>
            <w:snapToGrid/>
            <w:spacing w:line="520" w:lineRule="exact"/>
            <w:ind w:left="0" w:right="0" w:firstLine="548" w:firstLineChars="200"/>
            <w:textAlignment w:val="auto"/>
          </w:pPr>
        </w:pPrChange>
      </w:pPr>
      <w:r>
        <w:rPr>
          <w:rFonts w:hint="eastAsia" w:ascii="仿宋_GB2312" w:hAnsi="仿宋_GB2312" w:eastAsia="仿宋_GB2312" w:cs="仿宋_GB2312"/>
          <w:b w:val="0"/>
          <w:bCs w:val="0"/>
          <w:color w:val="auto"/>
          <w:spacing w:val="-3"/>
          <w:sz w:val="28"/>
          <w:szCs w:val="28"/>
          <w:highlight w:val="none"/>
        </w:rPr>
        <w:t>6.</w:t>
      </w:r>
      <w:r>
        <w:rPr>
          <w:rFonts w:hint="eastAsia" w:ascii="仿宋_GB2312" w:hAnsi="仿宋_GB2312" w:eastAsia="仿宋_GB2312" w:cs="仿宋_GB2312"/>
          <w:b w:val="0"/>
          <w:bCs w:val="0"/>
          <w:color w:val="auto"/>
          <w:spacing w:val="-17"/>
          <w:sz w:val="28"/>
          <w:szCs w:val="28"/>
          <w:highlight w:val="none"/>
        </w:rPr>
        <w:t xml:space="preserve"> </w:t>
      </w:r>
      <w:r>
        <w:rPr>
          <w:rFonts w:hint="eastAsia" w:ascii="仿宋_GB2312" w:hAnsi="仿宋_GB2312" w:eastAsia="仿宋_GB2312" w:cs="仿宋_GB2312"/>
          <w:b w:val="0"/>
          <w:bCs w:val="0"/>
          <w:color w:val="auto"/>
          <w:spacing w:val="-3"/>
          <w:sz w:val="28"/>
          <w:szCs w:val="28"/>
          <w:highlight w:val="none"/>
        </w:rPr>
        <w:t>供应商（报价人）登录中国五矿集团有限公司供应链管理平台</w:t>
      </w:r>
    </w:p>
    <w:p w14:paraId="154E140F">
      <w:pPr>
        <w:pStyle w:val="6"/>
        <w:keepNext w:val="0"/>
        <w:keepLines w:val="0"/>
        <w:pageBreakBefore w:val="0"/>
        <w:widowControl w:val="0"/>
        <w:kinsoku/>
        <w:wordWrap/>
        <w:overflowPunct/>
        <w:topLinePunct w:val="0"/>
        <w:autoSpaceDE/>
        <w:autoSpaceDN/>
        <w:bidi w:val="0"/>
        <w:adjustRightInd/>
        <w:snapToGrid/>
        <w:spacing w:line="520" w:lineRule="exact"/>
        <w:ind w:left="0" w:right="0" w:firstLine="560" w:firstLineChars="200"/>
        <w:textAlignment w:val="auto"/>
        <w:rPr>
          <w:rFonts w:hint="eastAsia" w:ascii="仿宋_GB2312" w:hAnsi="仿宋_GB2312" w:eastAsia="仿宋_GB2312" w:cs="仿宋_GB2312"/>
          <w:b w:val="0"/>
          <w:bCs w:val="0"/>
          <w:color w:val="auto"/>
          <w:sz w:val="28"/>
          <w:szCs w:val="28"/>
          <w:highlight w:val="none"/>
        </w:rPr>
      </w:pPr>
      <w:r>
        <w:rPr>
          <w:rFonts w:hint="eastAsia" w:ascii="仿宋_GB2312" w:hAnsi="仿宋_GB2312" w:eastAsia="仿宋_GB2312" w:cs="仿宋_GB2312"/>
          <w:b w:val="0"/>
          <w:bCs w:val="0"/>
          <w:color w:val="auto"/>
          <w:sz w:val="28"/>
          <w:szCs w:val="28"/>
          <w:highlight w:val="none"/>
        </w:rPr>
        <w:fldChar w:fldCharType="begin"/>
      </w:r>
      <w:r>
        <w:rPr>
          <w:rFonts w:hint="eastAsia" w:ascii="仿宋_GB2312" w:hAnsi="仿宋_GB2312" w:eastAsia="仿宋_GB2312" w:cs="仿宋_GB2312"/>
          <w:b w:val="0"/>
          <w:bCs w:val="0"/>
          <w:color w:val="auto"/>
          <w:sz w:val="28"/>
          <w:szCs w:val="28"/>
          <w:highlight w:val="none"/>
        </w:rPr>
        <w:instrText xml:space="preserve"> HYPERLINK "http://ec.mcc.com.cn" </w:instrText>
      </w:r>
      <w:r>
        <w:rPr>
          <w:rFonts w:hint="eastAsia" w:ascii="仿宋_GB2312" w:hAnsi="仿宋_GB2312" w:eastAsia="仿宋_GB2312" w:cs="仿宋_GB2312"/>
          <w:b w:val="0"/>
          <w:bCs w:val="0"/>
          <w:color w:val="auto"/>
          <w:sz w:val="28"/>
          <w:szCs w:val="28"/>
          <w:highlight w:val="none"/>
        </w:rPr>
        <w:fldChar w:fldCharType="separate"/>
      </w:r>
      <w:r>
        <w:rPr>
          <w:rFonts w:hint="eastAsia" w:ascii="仿宋_GB2312" w:hAnsi="仿宋_GB2312" w:eastAsia="仿宋_GB2312" w:cs="仿宋_GB2312"/>
          <w:b w:val="0"/>
          <w:bCs w:val="0"/>
          <w:color w:val="auto"/>
          <w:sz w:val="28"/>
          <w:szCs w:val="28"/>
          <w:highlight w:val="none"/>
          <w:u w:val="single" w:color="auto"/>
        </w:rPr>
        <w:t>http</w:t>
      </w:r>
      <w:r>
        <w:rPr>
          <w:rFonts w:hint="eastAsia" w:ascii="仿宋_GB2312" w:hAnsi="仿宋_GB2312" w:eastAsia="仿宋_GB2312" w:cs="仿宋_GB2312"/>
          <w:b w:val="0"/>
          <w:bCs w:val="0"/>
          <w:color w:val="auto"/>
          <w:spacing w:val="5"/>
          <w:sz w:val="28"/>
          <w:szCs w:val="28"/>
          <w:highlight w:val="none"/>
          <w:u w:val="single" w:color="auto"/>
        </w:rPr>
        <w:t>://</w:t>
      </w:r>
      <w:r>
        <w:rPr>
          <w:rFonts w:hint="eastAsia" w:ascii="仿宋_GB2312" w:hAnsi="仿宋_GB2312" w:eastAsia="仿宋_GB2312" w:cs="仿宋_GB2312"/>
          <w:b w:val="0"/>
          <w:bCs w:val="0"/>
          <w:color w:val="auto"/>
          <w:sz w:val="28"/>
          <w:szCs w:val="28"/>
          <w:highlight w:val="none"/>
          <w:u w:val="single" w:color="auto"/>
        </w:rPr>
        <w:t>ec</w:t>
      </w:r>
      <w:r>
        <w:rPr>
          <w:rFonts w:hint="eastAsia" w:ascii="仿宋_GB2312" w:hAnsi="仿宋_GB2312" w:eastAsia="仿宋_GB2312" w:cs="仿宋_GB2312"/>
          <w:b w:val="0"/>
          <w:bCs w:val="0"/>
          <w:color w:val="auto"/>
          <w:spacing w:val="5"/>
          <w:sz w:val="28"/>
          <w:szCs w:val="28"/>
          <w:highlight w:val="none"/>
          <w:u w:val="single" w:color="auto"/>
        </w:rPr>
        <w:t>.</w:t>
      </w:r>
      <w:r>
        <w:rPr>
          <w:rFonts w:hint="eastAsia" w:ascii="仿宋_GB2312" w:hAnsi="仿宋_GB2312" w:eastAsia="仿宋_GB2312" w:cs="仿宋_GB2312"/>
          <w:b w:val="0"/>
          <w:bCs w:val="0"/>
          <w:color w:val="auto"/>
          <w:sz w:val="28"/>
          <w:szCs w:val="28"/>
          <w:highlight w:val="none"/>
          <w:u w:val="single" w:color="auto"/>
        </w:rPr>
        <w:t>minmetals</w:t>
      </w:r>
      <w:r>
        <w:rPr>
          <w:rFonts w:hint="eastAsia" w:ascii="仿宋_GB2312" w:hAnsi="仿宋_GB2312" w:eastAsia="仿宋_GB2312" w:cs="仿宋_GB2312"/>
          <w:b w:val="0"/>
          <w:bCs w:val="0"/>
          <w:color w:val="auto"/>
          <w:spacing w:val="5"/>
          <w:sz w:val="28"/>
          <w:szCs w:val="28"/>
          <w:highlight w:val="none"/>
          <w:u w:val="single" w:color="auto"/>
        </w:rPr>
        <w:t>.</w:t>
      </w:r>
      <w:r>
        <w:rPr>
          <w:rFonts w:hint="eastAsia" w:ascii="仿宋_GB2312" w:hAnsi="仿宋_GB2312" w:eastAsia="仿宋_GB2312" w:cs="仿宋_GB2312"/>
          <w:b w:val="0"/>
          <w:bCs w:val="0"/>
          <w:color w:val="auto"/>
          <w:sz w:val="28"/>
          <w:szCs w:val="28"/>
          <w:highlight w:val="none"/>
          <w:u w:val="single" w:color="auto"/>
        </w:rPr>
        <w:t>com</w:t>
      </w:r>
      <w:r>
        <w:rPr>
          <w:rFonts w:hint="eastAsia" w:ascii="仿宋_GB2312" w:hAnsi="仿宋_GB2312" w:eastAsia="仿宋_GB2312" w:cs="仿宋_GB2312"/>
          <w:b w:val="0"/>
          <w:bCs w:val="0"/>
          <w:color w:val="auto"/>
          <w:spacing w:val="5"/>
          <w:sz w:val="28"/>
          <w:szCs w:val="28"/>
          <w:highlight w:val="none"/>
          <w:u w:val="single" w:color="auto"/>
        </w:rPr>
        <w:t>.</w:t>
      </w:r>
      <w:r>
        <w:rPr>
          <w:rFonts w:hint="eastAsia" w:ascii="仿宋_GB2312" w:hAnsi="仿宋_GB2312" w:eastAsia="仿宋_GB2312" w:cs="仿宋_GB2312"/>
          <w:b w:val="0"/>
          <w:bCs w:val="0"/>
          <w:color w:val="auto"/>
          <w:sz w:val="28"/>
          <w:szCs w:val="28"/>
          <w:highlight w:val="none"/>
          <w:u w:val="single" w:color="auto"/>
        </w:rPr>
        <w:t>cn</w:t>
      </w:r>
      <w:r>
        <w:rPr>
          <w:rFonts w:hint="eastAsia" w:ascii="仿宋_GB2312" w:hAnsi="仿宋_GB2312" w:eastAsia="仿宋_GB2312" w:cs="仿宋_GB2312"/>
          <w:b w:val="0"/>
          <w:bCs w:val="0"/>
          <w:color w:val="auto"/>
          <w:sz w:val="28"/>
          <w:szCs w:val="28"/>
          <w:highlight w:val="none"/>
          <w:u w:val="single" w:color="auto"/>
        </w:rPr>
        <w:fldChar w:fldCharType="end"/>
      </w:r>
      <w:r>
        <w:rPr>
          <w:rFonts w:hint="eastAsia" w:ascii="仿宋_GB2312" w:hAnsi="仿宋_GB2312" w:eastAsia="仿宋_GB2312" w:cs="仿宋_GB2312"/>
          <w:b w:val="0"/>
          <w:bCs w:val="0"/>
          <w:color w:val="auto"/>
          <w:spacing w:val="5"/>
          <w:sz w:val="28"/>
          <w:szCs w:val="28"/>
          <w:highlight w:val="none"/>
        </w:rPr>
        <w:t>获得《询比采购书》后，应该及时通过电</w:t>
      </w:r>
      <w:r>
        <w:rPr>
          <w:rFonts w:hint="eastAsia" w:ascii="仿宋_GB2312" w:hAnsi="仿宋_GB2312" w:eastAsia="仿宋_GB2312" w:cs="仿宋_GB2312"/>
          <w:b w:val="0"/>
          <w:bCs w:val="0"/>
          <w:color w:val="auto"/>
          <w:spacing w:val="-4"/>
          <w:sz w:val="28"/>
          <w:szCs w:val="28"/>
          <w:highlight w:val="none"/>
        </w:rPr>
        <w:t>话/邮件等方式明确告知询价人是否参与此次报价活动。</w:t>
      </w:r>
      <w:r>
        <w:rPr>
          <w:rFonts w:hint="eastAsia" w:ascii="仿宋_GB2312" w:hAnsi="仿宋_GB2312" w:eastAsia="仿宋_GB2312" w:cs="仿宋_GB2312"/>
          <w:b w:val="0"/>
          <w:bCs w:val="0"/>
          <w:color w:val="auto"/>
          <w:sz w:val="28"/>
          <w:szCs w:val="28"/>
          <w:highlight w:val="none"/>
        </w:rPr>
        <w:t xml:space="preserve"> </w:t>
      </w:r>
      <w:r>
        <w:rPr>
          <w:rFonts w:hint="eastAsia" w:ascii="仿宋_GB2312" w:hAnsi="仿宋_GB2312" w:eastAsia="仿宋_GB2312" w:cs="仿宋_GB2312"/>
          <w:b w:val="0"/>
          <w:bCs w:val="0"/>
          <w:color w:val="auto"/>
          <w:spacing w:val="-3"/>
          <w:sz w:val="28"/>
          <w:szCs w:val="28"/>
          <w:highlight w:val="none"/>
        </w:rPr>
        <w:t>本次询价活动不收任何费用。</w:t>
      </w:r>
    </w:p>
    <w:p w14:paraId="063AEBC9">
      <w:pPr>
        <w:pStyle w:val="6"/>
        <w:keepNext w:val="0"/>
        <w:keepLines w:val="0"/>
        <w:pageBreakBefore w:val="0"/>
        <w:widowControl w:val="0"/>
        <w:kinsoku/>
        <w:wordWrap/>
        <w:overflowPunct/>
        <w:topLinePunct w:val="0"/>
        <w:autoSpaceDE/>
        <w:autoSpaceDN/>
        <w:bidi w:val="0"/>
        <w:adjustRightInd/>
        <w:snapToGrid/>
        <w:spacing w:line="520" w:lineRule="exact"/>
        <w:ind w:left="0" w:right="0" w:firstLine="556" w:firstLineChars="200"/>
        <w:textAlignment w:val="auto"/>
        <w:outlineLvl w:val="1"/>
        <w:rPr>
          <w:rFonts w:hint="eastAsia" w:ascii="仿宋_GB2312" w:hAnsi="仿宋_GB2312" w:eastAsia="仿宋_GB2312" w:cs="仿宋_GB2312"/>
          <w:b w:val="0"/>
          <w:bCs w:val="0"/>
          <w:color w:val="auto"/>
          <w:sz w:val="28"/>
          <w:szCs w:val="28"/>
          <w:highlight w:val="none"/>
        </w:rPr>
        <w:pPrChange w:id="8" w:author="By" w:date="2026-08-11T22:51:31Z">
          <w:pPr>
            <w:pStyle w:val="6"/>
            <w:keepNext w:val="0"/>
            <w:keepLines w:val="0"/>
            <w:pageBreakBefore w:val="0"/>
            <w:widowControl w:val="0"/>
            <w:kinsoku/>
            <w:wordWrap/>
            <w:overflowPunct/>
            <w:topLinePunct w:val="0"/>
            <w:autoSpaceDE/>
            <w:autoSpaceDN/>
            <w:bidi w:val="0"/>
            <w:adjustRightInd/>
            <w:snapToGrid/>
            <w:spacing w:line="520" w:lineRule="exact"/>
            <w:ind w:left="0" w:right="0" w:firstLine="556" w:firstLineChars="200"/>
            <w:textAlignment w:val="auto"/>
          </w:pPr>
        </w:pPrChange>
      </w:pPr>
      <w:r>
        <w:rPr>
          <w:rFonts w:hint="eastAsia" w:ascii="仿宋_GB2312" w:hAnsi="仿宋_GB2312" w:eastAsia="仿宋_GB2312" w:cs="仿宋_GB2312"/>
          <w:b w:val="0"/>
          <w:bCs w:val="0"/>
          <w:color w:val="auto"/>
          <w:spacing w:val="-1"/>
          <w:sz w:val="28"/>
          <w:szCs w:val="28"/>
          <w:highlight w:val="none"/>
        </w:rPr>
        <w:t>7.</w:t>
      </w:r>
      <w:r>
        <w:rPr>
          <w:rFonts w:hint="eastAsia" w:ascii="仿宋_GB2312" w:hAnsi="仿宋_GB2312" w:eastAsia="仿宋_GB2312" w:cs="仿宋_GB2312"/>
          <w:b w:val="0"/>
          <w:bCs w:val="0"/>
          <w:color w:val="auto"/>
          <w:spacing w:val="-27"/>
          <w:sz w:val="28"/>
          <w:szCs w:val="28"/>
          <w:highlight w:val="none"/>
        </w:rPr>
        <w:t xml:space="preserve"> </w:t>
      </w:r>
      <w:r>
        <w:rPr>
          <w:rFonts w:hint="eastAsia" w:ascii="仿宋_GB2312" w:hAnsi="仿宋_GB2312" w:eastAsia="仿宋_GB2312" w:cs="仿宋_GB2312"/>
          <w:b w:val="0"/>
          <w:bCs w:val="0"/>
          <w:color w:val="auto"/>
          <w:spacing w:val="-1"/>
          <w:sz w:val="28"/>
          <w:szCs w:val="28"/>
          <w:highlight w:val="none"/>
        </w:rPr>
        <w:t>报价截止时间和报价揭示时间：</w:t>
      </w:r>
      <w:r>
        <w:rPr>
          <w:rFonts w:hint="eastAsia" w:ascii="仿宋_GB2312" w:hAnsi="仿宋_GB2312" w:eastAsia="仿宋_GB2312" w:cs="仿宋_GB2312"/>
          <w:b w:val="0"/>
          <w:bCs w:val="0"/>
          <w:color w:val="auto"/>
          <w:spacing w:val="-1"/>
          <w:sz w:val="28"/>
          <w:szCs w:val="28"/>
          <w:highlight w:val="none"/>
          <w:u w:val="single" w:color="auto"/>
        </w:rPr>
        <w:t xml:space="preserve"> </w:t>
      </w:r>
      <w:r>
        <w:rPr>
          <w:rFonts w:hint="eastAsia" w:ascii="仿宋_GB2312" w:hAnsi="仿宋_GB2312" w:eastAsia="仿宋_GB2312" w:cs="仿宋_GB2312"/>
          <w:b w:val="0"/>
          <w:bCs w:val="0"/>
          <w:color w:val="auto"/>
          <w:spacing w:val="-1"/>
          <w:sz w:val="28"/>
          <w:szCs w:val="28"/>
          <w:highlight w:val="none"/>
          <w:u w:val="single" w:color="auto"/>
          <w:lang w:val="en-US" w:eastAsia="zh-CN"/>
        </w:rPr>
        <w:t>2026年8月17日14时</w:t>
      </w:r>
      <w:r>
        <w:rPr>
          <w:rFonts w:hint="eastAsia" w:ascii="仿宋_GB2312" w:hAnsi="仿宋_GB2312" w:eastAsia="仿宋_GB2312" w:cs="仿宋_GB2312"/>
          <w:b w:val="0"/>
          <w:bCs w:val="0"/>
          <w:color w:val="auto"/>
          <w:spacing w:val="-2"/>
          <w:sz w:val="28"/>
          <w:szCs w:val="28"/>
          <w:highlight w:val="none"/>
          <w:u w:val="single" w:color="auto"/>
        </w:rPr>
        <w:t xml:space="preserve">  </w:t>
      </w:r>
      <w:r>
        <w:rPr>
          <w:rFonts w:hint="eastAsia" w:ascii="仿宋_GB2312" w:hAnsi="仿宋_GB2312" w:eastAsia="仿宋_GB2312" w:cs="仿宋_GB2312"/>
          <w:b w:val="0"/>
          <w:bCs w:val="0"/>
          <w:color w:val="auto"/>
          <w:spacing w:val="-2"/>
          <w:sz w:val="28"/>
          <w:szCs w:val="28"/>
          <w:highlight w:val="none"/>
        </w:rPr>
        <w:t>。</w:t>
      </w:r>
    </w:p>
    <w:p w14:paraId="643C339E">
      <w:pPr>
        <w:pStyle w:val="6"/>
        <w:keepNext w:val="0"/>
        <w:keepLines w:val="0"/>
        <w:pageBreakBefore w:val="0"/>
        <w:widowControl w:val="0"/>
        <w:kinsoku/>
        <w:wordWrap/>
        <w:overflowPunct/>
        <w:topLinePunct w:val="0"/>
        <w:autoSpaceDE/>
        <w:autoSpaceDN/>
        <w:bidi w:val="0"/>
        <w:adjustRightInd/>
        <w:snapToGrid/>
        <w:spacing w:line="520" w:lineRule="exact"/>
        <w:ind w:left="0" w:right="0" w:firstLine="548" w:firstLineChars="200"/>
        <w:textAlignment w:val="auto"/>
        <w:rPr>
          <w:rFonts w:hint="eastAsia" w:ascii="仿宋_GB2312" w:hAnsi="仿宋_GB2312" w:eastAsia="仿宋_GB2312" w:cs="仿宋_GB2312"/>
          <w:b w:val="0"/>
          <w:bCs w:val="0"/>
          <w:color w:val="auto"/>
          <w:sz w:val="28"/>
          <w:szCs w:val="28"/>
          <w:highlight w:val="none"/>
        </w:rPr>
      </w:pPr>
      <w:r>
        <w:rPr>
          <w:rFonts w:hint="eastAsia" w:ascii="仿宋_GB2312" w:hAnsi="仿宋_GB2312" w:eastAsia="仿宋_GB2312" w:cs="仿宋_GB2312"/>
          <w:b w:val="0"/>
          <w:bCs w:val="0"/>
          <w:color w:val="auto"/>
          <w:spacing w:val="-3"/>
          <w:sz w:val="28"/>
          <w:szCs w:val="28"/>
          <w:highlight w:val="none"/>
        </w:rPr>
        <w:t>逾期提交的报价文件电商平台将自动拒绝。</w:t>
      </w:r>
    </w:p>
    <w:p w14:paraId="13A22601">
      <w:pPr>
        <w:pStyle w:val="6"/>
        <w:keepNext w:val="0"/>
        <w:keepLines w:val="0"/>
        <w:pageBreakBefore w:val="0"/>
        <w:widowControl w:val="0"/>
        <w:kinsoku/>
        <w:wordWrap/>
        <w:overflowPunct/>
        <w:topLinePunct w:val="0"/>
        <w:autoSpaceDE/>
        <w:autoSpaceDN/>
        <w:bidi w:val="0"/>
        <w:adjustRightInd/>
        <w:snapToGrid/>
        <w:spacing w:line="520" w:lineRule="exact"/>
        <w:ind w:left="0" w:right="0" w:firstLine="544" w:firstLineChars="200"/>
        <w:textAlignment w:val="auto"/>
        <w:outlineLvl w:val="1"/>
        <w:rPr>
          <w:rFonts w:hint="default" w:eastAsia="宋体"/>
          <w:b w:val="0"/>
          <w:bCs w:val="0"/>
          <w:color w:val="auto"/>
          <w:sz w:val="28"/>
          <w:szCs w:val="28"/>
          <w:highlight w:val="none"/>
          <w:u w:val="single"/>
          <w:lang w:val="en-US" w:eastAsia="zh-CN"/>
        </w:rPr>
        <w:sectPr>
          <w:footerReference r:id="rId3" w:type="default"/>
          <w:pgSz w:w="11906" w:h="16839"/>
          <w:pgMar w:top="1431" w:right="1699" w:bottom="1198" w:left="1255" w:header="0" w:footer="996" w:gutter="0"/>
          <w:pgBorders>
            <w:top w:val="none" w:sz="0" w:space="0"/>
            <w:left w:val="none" w:sz="0" w:space="0"/>
            <w:bottom w:val="none" w:sz="0" w:space="0"/>
            <w:right w:val="none" w:sz="0" w:space="0"/>
          </w:pgBorders>
          <w:pgNumType w:fmt="numberInDash" w:start="1"/>
          <w:cols w:space="720" w:num="1"/>
        </w:sectPr>
        <w:pPrChange w:id="9" w:author="By" w:date="2026-08-11T22:51:31Z">
          <w:pPr>
            <w:pStyle w:val="6"/>
            <w:keepNext w:val="0"/>
            <w:keepLines w:val="0"/>
            <w:pageBreakBefore w:val="0"/>
            <w:widowControl w:val="0"/>
            <w:kinsoku/>
            <w:wordWrap/>
            <w:overflowPunct/>
            <w:topLinePunct w:val="0"/>
            <w:autoSpaceDE/>
            <w:autoSpaceDN/>
            <w:bidi w:val="0"/>
            <w:adjustRightInd/>
            <w:snapToGrid/>
            <w:spacing w:line="520" w:lineRule="exact"/>
            <w:ind w:left="0" w:right="0" w:firstLine="544" w:firstLineChars="200"/>
            <w:textAlignment w:val="auto"/>
          </w:pPr>
        </w:pPrChange>
      </w:pPr>
      <w:r>
        <w:rPr>
          <w:rFonts w:hint="eastAsia" w:ascii="仿宋_GB2312" w:hAnsi="仿宋_GB2312" w:eastAsia="仿宋_GB2312" w:cs="仿宋_GB2312"/>
          <w:b w:val="0"/>
          <w:bCs w:val="0"/>
          <w:color w:val="auto"/>
          <w:spacing w:val="-4"/>
          <w:sz w:val="28"/>
          <w:szCs w:val="28"/>
          <w:highlight w:val="none"/>
        </w:rPr>
        <w:t>8.询价负责人联系方式：</w:t>
      </w:r>
      <w:r>
        <w:rPr>
          <w:rFonts w:hint="eastAsia" w:ascii="仿宋_GB2312" w:hAnsi="仿宋_GB2312" w:eastAsia="仿宋_GB2312" w:cs="仿宋_GB2312"/>
          <w:b w:val="0"/>
          <w:bCs w:val="0"/>
          <w:color w:val="auto"/>
          <w:spacing w:val="-3"/>
          <w:sz w:val="28"/>
          <w:szCs w:val="28"/>
          <w:highlight w:val="none"/>
        </w:rPr>
        <w:t>联系人</w:t>
      </w:r>
      <w:r>
        <w:rPr>
          <w:rFonts w:hint="eastAsia" w:ascii="仿宋_GB2312" w:hAnsi="仿宋_GB2312" w:eastAsia="仿宋_GB2312" w:cs="仿宋_GB2312"/>
          <w:b w:val="0"/>
          <w:bCs w:val="0"/>
          <w:color w:val="auto"/>
          <w:spacing w:val="-3"/>
          <w:sz w:val="28"/>
          <w:szCs w:val="28"/>
          <w:highlight w:val="none"/>
          <w:lang w:val="en-US" w:eastAsia="zh-CN"/>
        </w:rPr>
        <w:t>:</w:t>
      </w:r>
      <w:r>
        <w:rPr>
          <w:rFonts w:hint="eastAsia" w:ascii="仿宋_GB2312" w:hAnsi="仿宋_GB2312" w:eastAsia="仿宋_GB2312" w:cs="仿宋_GB2312"/>
          <w:b w:val="0"/>
          <w:bCs w:val="0"/>
          <w:color w:val="auto"/>
          <w:sz w:val="28"/>
          <w:szCs w:val="28"/>
          <w:highlight w:val="none"/>
          <w:u w:val="single" w:color="auto"/>
        </w:rPr>
        <w:t xml:space="preserve"> </w:t>
      </w:r>
      <w:r>
        <w:rPr>
          <w:rFonts w:hint="eastAsia" w:ascii="仿宋_GB2312" w:hAnsi="仿宋_GB2312" w:eastAsia="仿宋_GB2312" w:cs="仿宋_GB2312"/>
          <w:b w:val="0"/>
          <w:bCs w:val="0"/>
          <w:color w:val="auto"/>
          <w:sz w:val="28"/>
          <w:szCs w:val="28"/>
          <w:highlight w:val="none"/>
          <w:u w:val="single" w:color="auto"/>
          <w:lang w:val="en-US" w:eastAsia="zh-CN"/>
        </w:rPr>
        <w:t>彭成海</w:t>
      </w:r>
      <w:r>
        <w:rPr>
          <w:rFonts w:hint="eastAsia" w:ascii="仿宋_GB2312" w:hAnsi="仿宋_GB2312" w:eastAsia="仿宋_GB2312" w:cs="仿宋_GB2312"/>
          <w:b w:val="0"/>
          <w:bCs w:val="0"/>
          <w:color w:val="auto"/>
          <w:sz w:val="28"/>
          <w:szCs w:val="28"/>
          <w:highlight w:val="none"/>
          <w:u w:val="single" w:color="auto"/>
        </w:rPr>
        <w:t xml:space="preserve"> </w:t>
      </w:r>
      <w:r>
        <w:rPr>
          <w:rFonts w:hint="eastAsia" w:ascii="仿宋_GB2312" w:hAnsi="仿宋_GB2312" w:eastAsia="仿宋_GB2312" w:cs="仿宋_GB2312"/>
          <w:b w:val="0"/>
          <w:bCs w:val="0"/>
          <w:color w:val="auto"/>
          <w:sz w:val="28"/>
          <w:szCs w:val="28"/>
          <w:highlight w:val="none"/>
          <w:u w:val="none" w:color="auto"/>
          <w:lang w:val="en-US" w:eastAsia="zh-CN"/>
        </w:rPr>
        <w:t xml:space="preserve">  电话：</w:t>
      </w:r>
      <w:r>
        <w:rPr>
          <w:rFonts w:hint="eastAsia" w:ascii="仿宋_GB2312" w:hAnsi="仿宋_GB2312" w:eastAsia="仿宋_GB2312" w:cs="仿宋_GB2312"/>
          <w:b w:val="0"/>
          <w:bCs w:val="0"/>
          <w:color w:val="auto"/>
          <w:sz w:val="28"/>
          <w:szCs w:val="28"/>
          <w:highlight w:val="none"/>
          <w:u w:val="single" w:color="auto"/>
          <w:lang w:val="en-US" w:eastAsia="zh-CN"/>
        </w:rPr>
        <w:t xml:space="preserve">13677705316 </w:t>
      </w:r>
      <w:r>
        <w:rPr>
          <w:rFonts w:hint="eastAsia" w:ascii="仿宋_GB2312" w:hAnsi="仿宋_GB2312" w:eastAsia="仿宋_GB2312" w:cs="仿宋_GB2312"/>
          <w:b w:val="0"/>
          <w:bCs w:val="0"/>
          <w:color w:val="auto"/>
          <w:sz w:val="28"/>
          <w:szCs w:val="28"/>
          <w:highlight w:val="none"/>
          <w:u w:val="none" w:color="auto"/>
          <w:lang w:val="en-US" w:eastAsia="zh-CN"/>
        </w:rPr>
        <w:t xml:space="preserve">  </w:t>
      </w:r>
    </w:p>
    <w:p w14:paraId="16BA2F7D">
      <w:pPr>
        <w:pStyle w:val="6"/>
        <w:keepNext w:val="0"/>
        <w:keepLines w:val="0"/>
        <w:pageBreakBefore w:val="0"/>
        <w:widowControl/>
        <w:kinsoku w:val="0"/>
        <w:wordWrap/>
        <w:overflowPunct/>
        <w:topLinePunct w:val="0"/>
        <w:autoSpaceDE/>
        <w:autoSpaceDN/>
        <w:bidi w:val="0"/>
        <w:adjustRightInd w:val="0"/>
        <w:snapToGrid w:val="0"/>
        <w:spacing w:before="41" w:line="520" w:lineRule="exact"/>
        <w:ind w:left="563"/>
        <w:textAlignment w:val="baseline"/>
        <w:rPr>
          <w:rFonts w:hint="default"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b/>
          <w:bCs/>
          <w:color w:val="auto"/>
          <w:spacing w:val="-3"/>
          <w:sz w:val="28"/>
          <w:szCs w:val="28"/>
          <w:highlight w:val="none"/>
        </w:rPr>
        <w:t>二、报价评审标准</w:t>
      </w:r>
      <w:r>
        <w:rPr>
          <w:rFonts w:hint="eastAsia" w:ascii="仿宋_GB2312" w:hAnsi="仿宋_GB2312" w:eastAsia="仿宋_GB2312" w:cs="仿宋_GB2312"/>
          <w:b/>
          <w:bCs/>
          <w:color w:val="auto"/>
          <w:spacing w:val="-3"/>
          <w:sz w:val="28"/>
          <w:szCs w:val="28"/>
          <w:highlight w:val="none"/>
          <w:lang w:val="en-US" w:eastAsia="zh-CN"/>
        </w:rPr>
        <w:t>(按实际编写，必须设置具体评审分值，每项分值按需分配)</w:t>
      </w:r>
    </w:p>
    <w:p w14:paraId="463F3D0A">
      <w:pPr>
        <w:pStyle w:val="6"/>
        <w:keepNext w:val="0"/>
        <w:keepLines w:val="0"/>
        <w:pageBreakBefore w:val="0"/>
        <w:widowControl/>
        <w:kinsoku w:val="0"/>
        <w:wordWrap/>
        <w:overflowPunct/>
        <w:topLinePunct w:val="0"/>
        <w:autoSpaceDE/>
        <w:autoSpaceDN/>
        <w:bidi w:val="0"/>
        <w:adjustRightInd w:val="0"/>
        <w:snapToGrid w:val="0"/>
        <w:spacing w:before="291" w:line="520" w:lineRule="exact"/>
        <w:ind w:left="0" w:right="0" w:firstLine="0"/>
        <w:textAlignment w:val="baseline"/>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本次报价采用</w:t>
      </w:r>
      <w:r>
        <w:rPr>
          <w:rFonts w:hint="eastAsia" w:ascii="仿宋_GB2312" w:hAnsi="仿宋_GB2312" w:eastAsia="仿宋_GB2312" w:cs="仿宋_GB2312"/>
          <w:color w:val="auto"/>
          <w:sz w:val="28"/>
          <w:szCs w:val="28"/>
          <w:highlight w:val="none"/>
          <w:u w:val="single" w:color="auto"/>
        </w:rPr>
        <w:t xml:space="preserve">        </w:t>
      </w:r>
      <w:r>
        <w:rPr>
          <w:rFonts w:hint="eastAsia" w:ascii="仿宋_GB2312" w:hAnsi="仿宋_GB2312" w:eastAsia="仿宋_GB2312" w:cs="仿宋_GB2312"/>
          <w:color w:val="auto"/>
          <w:sz w:val="28"/>
          <w:szCs w:val="28"/>
          <w:highlight w:val="none"/>
          <w:u w:val="single" w:color="auto"/>
          <w:lang w:val="en-US" w:eastAsia="zh-CN"/>
        </w:rPr>
        <w:t xml:space="preserve">综合评审 </w:t>
      </w:r>
      <w:r>
        <w:rPr>
          <w:rFonts w:hint="eastAsia" w:ascii="仿宋_GB2312" w:hAnsi="仿宋_GB2312" w:eastAsia="仿宋_GB2312" w:cs="仿宋_GB2312"/>
          <w:color w:val="auto"/>
          <w:sz w:val="28"/>
          <w:szCs w:val="28"/>
          <w:highlight w:val="none"/>
          <w:u w:val="single" w:color="auto"/>
        </w:rPr>
        <w:t xml:space="preserve"> </w:t>
      </w:r>
      <w:r>
        <w:rPr>
          <w:rFonts w:hint="eastAsia" w:ascii="仿宋_GB2312" w:hAnsi="仿宋_GB2312" w:eastAsia="仿宋_GB2312" w:cs="仿宋_GB2312"/>
          <w:color w:val="auto"/>
          <w:sz w:val="28"/>
          <w:szCs w:val="28"/>
          <w:highlight w:val="none"/>
          <w:u w:val="single" w:color="auto"/>
          <w:lang w:val="en-US" w:eastAsia="zh-CN"/>
        </w:rPr>
        <w:t xml:space="preserve"> </w:t>
      </w:r>
      <w:r>
        <w:rPr>
          <w:rFonts w:hint="eastAsia" w:ascii="仿宋_GB2312" w:hAnsi="仿宋_GB2312" w:eastAsia="仿宋_GB2312" w:cs="仿宋_GB2312"/>
          <w:color w:val="auto"/>
          <w:sz w:val="28"/>
          <w:szCs w:val="28"/>
          <w:highlight w:val="none"/>
          <w:u w:val="single" w:color="auto"/>
        </w:rPr>
        <w:t xml:space="preserve">  </w:t>
      </w:r>
      <w:r>
        <w:rPr>
          <w:rFonts w:hint="eastAsia" w:ascii="仿宋_GB2312" w:hAnsi="仿宋_GB2312" w:eastAsia="仿宋_GB2312" w:cs="仿宋_GB2312"/>
          <w:color w:val="auto"/>
          <w:spacing w:val="-1"/>
          <w:sz w:val="28"/>
          <w:szCs w:val="28"/>
          <w:highlight w:val="none"/>
        </w:rPr>
        <w:t>进行评审，并确定成交人。</w:t>
      </w:r>
    </w:p>
    <w:tbl>
      <w:tblPr>
        <w:tblStyle w:val="13"/>
        <w:tblpPr w:leftFromText="180" w:rightFromText="180" w:vertAnchor="text" w:horzAnchor="page" w:tblpXSpec="center" w:tblpY="24"/>
        <w:tblOverlap w:val="never"/>
        <w:tblW w:w="128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610"/>
        <w:gridCol w:w="1233"/>
        <w:gridCol w:w="8348"/>
      </w:tblGrid>
      <w:tr w14:paraId="1AE2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637" w:type="dxa"/>
            <w:noWrap w:val="0"/>
            <w:vAlign w:val="top"/>
          </w:tcPr>
          <w:p w14:paraId="47B8CE25">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评审维度</w:t>
            </w:r>
          </w:p>
        </w:tc>
        <w:tc>
          <w:tcPr>
            <w:tcW w:w="1610" w:type="dxa"/>
            <w:noWrap w:val="0"/>
            <w:vAlign w:val="top"/>
          </w:tcPr>
          <w:p w14:paraId="43F8E7C9">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指标</w:t>
            </w:r>
          </w:p>
        </w:tc>
        <w:tc>
          <w:tcPr>
            <w:tcW w:w="1233" w:type="dxa"/>
            <w:noWrap w:val="0"/>
            <w:vAlign w:val="top"/>
          </w:tcPr>
          <w:p w14:paraId="7E6A23D7">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分值</w:t>
            </w:r>
          </w:p>
        </w:tc>
        <w:tc>
          <w:tcPr>
            <w:tcW w:w="8348" w:type="dxa"/>
            <w:noWrap w:val="0"/>
            <w:vAlign w:val="top"/>
          </w:tcPr>
          <w:p w14:paraId="48BE74C9">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评分细则</w:t>
            </w:r>
          </w:p>
        </w:tc>
      </w:tr>
      <w:tr w14:paraId="560E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1" w:hRule="atLeast"/>
          <w:jc w:val="center"/>
        </w:trPr>
        <w:tc>
          <w:tcPr>
            <w:tcW w:w="1637" w:type="dxa"/>
            <w:noWrap w:val="0"/>
            <w:vAlign w:val="center"/>
          </w:tcPr>
          <w:p w14:paraId="3D0471C6">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价格维度</w:t>
            </w:r>
          </w:p>
          <w:p w14:paraId="182A4AC3">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满分100分权重60%</w:t>
            </w:r>
          </w:p>
        </w:tc>
        <w:tc>
          <w:tcPr>
            <w:tcW w:w="1610" w:type="dxa"/>
            <w:noWrap w:val="0"/>
            <w:vAlign w:val="center"/>
          </w:tcPr>
          <w:p w14:paraId="6087F477">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lang w:val="en-US" w:eastAsia="zh-CN"/>
              </w:rPr>
              <w:t>价格指标</w:t>
            </w:r>
          </w:p>
        </w:tc>
        <w:tc>
          <w:tcPr>
            <w:tcW w:w="1233" w:type="dxa"/>
            <w:noWrap w:val="0"/>
            <w:vAlign w:val="center"/>
          </w:tcPr>
          <w:p w14:paraId="4D3EC75F">
            <w:pPr>
              <w:keepNext w:val="0"/>
              <w:keepLines w:val="0"/>
              <w:pageBreakBefore w:val="0"/>
              <w:widowControl w:val="0"/>
              <w:numPr>
                <w:ilvl w:val="0"/>
                <w:numId w:val="0"/>
              </w:numPr>
              <w:wordWrap/>
              <w:topLinePunct w:val="0"/>
              <w:bidi w:val="0"/>
              <w:spacing w:line="520" w:lineRule="exact"/>
              <w:jc w:val="center"/>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100分</w:t>
            </w:r>
          </w:p>
        </w:tc>
        <w:tc>
          <w:tcPr>
            <w:tcW w:w="8348" w:type="dxa"/>
            <w:noWrap w:val="0"/>
            <w:vAlign w:val="center"/>
          </w:tcPr>
          <w:p w14:paraId="3970EEFA">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采用合理低价法进行评分：</w:t>
            </w:r>
          </w:p>
          <w:p w14:paraId="43C68427">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4"/>
                <w:szCs w:val="24"/>
                <w:highlight w:val="none"/>
                <w:vertAlign w:val="baseline"/>
                <w:lang w:val="en-US" w:eastAsia="zh-CN"/>
              </w:rPr>
            </w:pPr>
            <w:r>
              <w:rPr>
                <w:rFonts w:hint="default" w:ascii="仿宋_GB2312" w:hAnsi="仿宋_GB2312" w:eastAsia="仿宋_GB2312" w:cs="仿宋_GB2312"/>
                <w:color w:val="auto"/>
                <w:sz w:val="24"/>
                <w:szCs w:val="24"/>
                <w:highlight w:val="none"/>
                <w:vertAlign w:val="baseline"/>
                <w:lang w:val="en-US" w:eastAsia="zh-CN"/>
              </w:rPr>
              <w:t>case when (Wi-Waa*0.9)&gt;= 0 then TS-1.2*((Wi-Waa*0.9)/(Waa*0.9)/0.02) when (Wi-Waa*0.9) &lt; 0 then TS-1*((Waa*0.9-(Wi))/(Waa*0.9)/0.02) end</w:t>
            </w:r>
          </w:p>
          <w:p w14:paraId="1C9C9AA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b/>
                <w:bCs/>
                <w:color w:val="auto"/>
                <w:sz w:val="28"/>
                <w:szCs w:val="28"/>
                <w:highlight w:val="none"/>
                <w:vertAlign w:val="baseline"/>
                <w:lang w:val="en-US" w:eastAsia="zh-CN"/>
              </w:rPr>
            </w:pPr>
            <w:r>
              <w:rPr>
                <w:rFonts w:hint="eastAsia" w:ascii="仿宋_GB2312" w:hAnsi="仿宋_GB2312" w:eastAsia="仿宋_GB2312" w:cs="仿宋_GB2312"/>
                <w:b/>
                <w:bCs/>
                <w:color w:val="auto"/>
                <w:sz w:val="28"/>
                <w:szCs w:val="28"/>
                <w:highlight w:val="none"/>
                <w:vertAlign w:val="baseline"/>
                <w:lang w:val="en-US" w:eastAsia="zh-CN"/>
              </w:rPr>
              <w:t>本评分以报价合计含税总价作为评分计算标准。</w:t>
            </w:r>
          </w:p>
          <w:p w14:paraId="45CFC55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4"/>
                <w:szCs w:val="24"/>
                <w:highlight w:val="none"/>
                <w:vertAlign w:val="baseline"/>
                <w:lang w:val="en-US" w:eastAsia="zh-CN"/>
              </w:rPr>
            </w:pPr>
            <w:r>
              <w:rPr>
                <w:rFonts w:hint="default" w:ascii="仿宋_GB2312" w:hAnsi="仿宋_GB2312" w:eastAsia="仿宋_GB2312" w:cs="仿宋_GB2312"/>
                <w:color w:val="auto"/>
                <w:sz w:val="24"/>
                <w:szCs w:val="24"/>
                <w:highlight w:val="none"/>
                <w:vertAlign w:val="baseline"/>
                <w:lang w:val="en-US" w:eastAsia="zh-CN"/>
              </w:rPr>
              <w:t>TS = 报价基准分值，Wi=当前投标人报价，Waa=所有报价的算术平均值</w:t>
            </w:r>
          </w:p>
          <w:p w14:paraId="47F58F2F">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4"/>
                <w:szCs w:val="24"/>
                <w:highlight w:val="none"/>
                <w:vertAlign w:val="baseline"/>
                <w:lang w:val="en-US" w:eastAsia="zh-CN"/>
              </w:rPr>
            </w:pPr>
            <w:r>
              <w:rPr>
                <w:rFonts w:hint="default" w:ascii="仿宋_GB2312" w:hAnsi="仿宋_GB2312" w:eastAsia="仿宋_GB2312" w:cs="仿宋_GB2312"/>
                <w:color w:val="auto"/>
                <w:sz w:val="24"/>
                <w:szCs w:val="24"/>
                <w:highlight w:val="none"/>
                <w:vertAlign w:val="baseline"/>
                <w:lang w:val="en-US" w:eastAsia="zh-CN"/>
              </w:rPr>
              <w:t>Wa=去掉一个最高报价和一个最低报价后的平均价，Wmin = 最低价，Wmax = 最高价，TPC = 招标控制价，Wcva = 分包含税控制总价</w:t>
            </w:r>
          </w:p>
          <w:p w14:paraId="45D96EB9">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4"/>
                <w:szCs w:val="24"/>
                <w:highlight w:val="none"/>
                <w:vertAlign w:val="baseline"/>
                <w:lang w:val="en-US" w:eastAsia="zh-CN"/>
              </w:rPr>
            </w:pPr>
            <w:r>
              <w:rPr>
                <w:rFonts w:hint="default" w:ascii="仿宋_GB2312" w:hAnsi="仿宋_GB2312" w:eastAsia="仿宋_GB2312" w:cs="仿宋_GB2312"/>
                <w:color w:val="auto"/>
                <w:sz w:val="24"/>
                <w:szCs w:val="24"/>
                <w:highlight w:val="none"/>
                <w:vertAlign w:val="baseline"/>
                <w:lang w:val="en-US" w:eastAsia="zh-CN"/>
              </w:rPr>
              <w:t>Wc=报价家数，Wt=澄清金额合计</w:t>
            </w:r>
          </w:p>
        </w:tc>
      </w:tr>
      <w:tr w14:paraId="7755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noWrap w:val="0"/>
            <w:vAlign w:val="center"/>
          </w:tcPr>
          <w:p w14:paraId="3AC83AE3">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技术维度</w:t>
            </w:r>
          </w:p>
          <w:p w14:paraId="68E70956">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满分100分权重30%</w:t>
            </w:r>
          </w:p>
        </w:tc>
        <w:tc>
          <w:tcPr>
            <w:tcW w:w="1610" w:type="dxa"/>
            <w:noWrap w:val="0"/>
            <w:vAlign w:val="center"/>
          </w:tcPr>
          <w:p w14:paraId="261099D3">
            <w:pPr>
              <w:keepNext w:val="0"/>
              <w:keepLines w:val="0"/>
              <w:pageBreakBefore w:val="0"/>
              <w:widowControl w:val="0"/>
              <w:numPr>
                <w:ilvl w:val="0"/>
                <w:numId w:val="0"/>
              </w:numPr>
              <w:wordWrap/>
              <w:topLinePunct w:val="0"/>
              <w:bidi w:val="0"/>
              <w:spacing w:line="520" w:lineRule="exact"/>
              <w:jc w:val="center"/>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建设方案基础功能匹配度</w:t>
            </w:r>
          </w:p>
        </w:tc>
        <w:tc>
          <w:tcPr>
            <w:tcW w:w="1233" w:type="dxa"/>
            <w:noWrap w:val="0"/>
            <w:vAlign w:val="center"/>
          </w:tcPr>
          <w:p w14:paraId="5A917B50">
            <w:pPr>
              <w:keepNext w:val="0"/>
              <w:keepLines w:val="0"/>
              <w:pageBreakBefore w:val="0"/>
              <w:widowControl w:val="0"/>
              <w:numPr>
                <w:ilvl w:val="0"/>
                <w:numId w:val="0"/>
              </w:numPr>
              <w:wordWrap/>
              <w:topLinePunct w:val="0"/>
              <w:bidi w:val="0"/>
              <w:spacing w:line="520" w:lineRule="exact"/>
              <w:jc w:val="center"/>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20分</w:t>
            </w:r>
          </w:p>
        </w:tc>
        <w:tc>
          <w:tcPr>
            <w:tcW w:w="8348" w:type="dxa"/>
            <w:noWrap w:val="0"/>
            <w:vAlign w:val="center"/>
          </w:tcPr>
          <w:p w14:paraId="01DD663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评审规则：对照附件一功能需求逐项核验。</w:t>
            </w:r>
          </w:p>
          <w:p w14:paraId="4499766E">
            <w:pPr>
              <w:keepNext w:val="0"/>
              <w:keepLines w:val="0"/>
              <w:pageBreakBefore w:val="0"/>
              <w:wordWrap/>
              <w:topLinePunct w:val="0"/>
              <w:bidi w:val="0"/>
              <w:spacing w:line="520" w:lineRule="exact"/>
              <w:jc w:val="both"/>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(附件一第</w:t>
            </w:r>
            <w:r>
              <w:rPr>
                <w:rFonts w:hint="eastAsia" w:ascii="方正仿宋_GB2312" w:hAnsi="方正仿宋_GB2312" w:eastAsia="方正仿宋_GB2312" w:cs="方正仿宋_GB2312"/>
                <w:b w:val="0"/>
                <w:bCs w:val="0"/>
                <w:color w:val="auto"/>
                <w:spacing w:val="-4"/>
                <w:sz w:val="28"/>
                <w:szCs w:val="28"/>
                <w:highlight w:val="none"/>
              </w:rPr>
              <w:t>三</w:t>
            </w:r>
            <w:r>
              <w:rPr>
                <w:rFonts w:hint="eastAsia" w:ascii="方正仿宋_GB2312" w:hAnsi="方正仿宋_GB2312" w:eastAsia="方正仿宋_GB2312" w:cs="方正仿宋_GB2312"/>
                <w:b w:val="0"/>
                <w:bCs w:val="0"/>
                <w:color w:val="auto"/>
                <w:spacing w:val="-4"/>
                <w:sz w:val="28"/>
                <w:szCs w:val="28"/>
                <w:highlight w:val="none"/>
                <w:lang w:val="en-US" w:eastAsia="zh-CN"/>
              </w:rPr>
              <w:t>点</w:t>
            </w:r>
            <w:r>
              <w:rPr>
                <w:rFonts w:hint="eastAsia" w:ascii="方正仿宋_GB2312" w:hAnsi="方正仿宋_GB2312" w:eastAsia="方正仿宋_GB2312" w:cs="方正仿宋_GB2312"/>
                <w:b w:val="0"/>
                <w:bCs w:val="0"/>
                <w:color w:val="auto"/>
                <w:spacing w:val="-4"/>
                <w:sz w:val="28"/>
                <w:szCs w:val="28"/>
                <w:highlight w:val="none"/>
              </w:rPr>
              <w:t>系统基础业务功能要求</w:t>
            </w:r>
            <w:r>
              <w:rPr>
                <w:rFonts w:hint="eastAsia" w:ascii="仿宋_GB2312" w:hAnsi="仿宋_GB2312" w:eastAsia="仿宋_GB2312" w:cs="仿宋_GB2312"/>
                <w:color w:val="auto"/>
                <w:sz w:val="28"/>
                <w:szCs w:val="28"/>
                <w:highlight w:val="none"/>
                <w:vertAlign w:val="baseline"/>
                <w:lang w:val="en-US" w:eastAsia="zh-CN"/>
              </w:rPr>
              <w:t>)</w:t>
            </w:r>
          </w:p>
          <w:p w14:paraId="4C3B4C0B">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完整覆盖全部基础业务功能，同时提供详细的项目实施阶段划分、分阶段工作内容、明确节点工期计划表、功能分批落地交付计划、上线试运行计划，得20分； </w:t>
            </w:r>
          </w:p>
          <w:p w14:paraId="0572DDFD">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完整覆盖全部基础业务功能，仅罗列功能名称，未提供细化实施进度计划与阶段交付安排，得 10 分； </w:t>
            </w:r>
          </w:p>
          <w:p w14:paraId="481557D9">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未能完整覆盖附件业务功能需求，本项得 0 分。</w:t>
            </w:r>
          </w:p>
        </w:tc>
      </w:tr>
      <w:tr w14:paraId="199A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1637" w:type="dxa"/>
            <w:vMerge w:val="continue"/>
            <w:noWrap w:val="0"/>
            <w:vAlign w:val="top"/>
          </w:tcPr>
          <w:p w14:paraId="39902FA9">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p>
        </w:tc>
        <w:tc>
          <w:tcPr>
            <w:tcW w:w="1610" w:type="dxa"/>
            <w:shd w:val="clear" w:color="auto" w:fill="auto"/>
            <w:noWrap w:val="0"/>
            <w:vAlign w:val="center"/>
          </w:tcPr>
          <w:p w14:paraId="7B381B19">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p>
          <w:p w14:paraId="5A93E243">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p>
          <w:p w14:paraId="73FC83D6">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p>
          <w:p w14:paraId="09CDCB1C">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kern w:val="2"/>
                <w:sz w:val="28"/>
                <w:szCs w:val="28"/>
                <w:highlight w:val="none"/>
                <w:vertAlign w:val="baseline"/>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本地化自建服务器方案</w:t>
            </w:r>
          </w:p>
        </w:tc>
        <w:tc>
          <w:tcPr>
            <w:tcW w:w="1233" w:type="dxa"/>
            <w:shd w:val="clear" w:color="auto" w:fill="auto"/>
            <w:noWrap w:val="0"/>
            <w:vAlign w:val="center"/>
          </w:tcPr>
          <w:p w14:paraId="3D1D1B23">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p>
          <w:p w14:paraId="2520D97C">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p>
          <w:p w14:paraId="0E750F19">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p>
          <w:p w14:paraId="78D2DEA2">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p>
          <w:p w14:paraId="1102EFE8">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40分</w:t>
            </w:r>
          </w:p>
        </w:tc>
        <w:tc>
          <w:tcPr>
            <w:tcW w:w="8348" w:type="dxa"/>
            <w:shd w:val="clear" w:color="auto" w:fill="auto"/>
            <w:noWrap w:val="0"/>
            <w:vAlign w:val="center"/>
          </w:tcPr>
          <w:p w14:paraId="0BBDE307">
            <w:pPr>
              <w:keepNext w:val="0"/>
              <w:keepLines w:val="0"/>
              <w:pageBreakBefore w:val="0"/>
              <w:wordWrap/>
              <w:topLinePunct w:val="0"/>
              <w:bidi w:val="0"/>
              <w:spacing w:line="520" w:lineRule="exact"/>
              <w:jc w:val="both"/>
              <w:rPr>
                <w:rFonts w:hint="eastAsia" w:ascii="仿宋_GB2312" w:hAnsi="仿宋_GB2312" w:eastAsia="仿宋_GB2312" w:cs="仿宋_GB2312"/>
                <w:color w:val="auto"/>
                <w:sz w:val="28"/>
                <w:szCs w:val="28"/>
                <w:highlight w:val="none"/>
                <w:vertAlign w:val="baseline"/>
                <w:lang w:val="en-US" w:eastAsia="zh-CN"/>
              </w:rPr>
            </w:pPr>
          </w:p>
          <w:p w14:paraId="0D10C1D9">
            <w:pPr>
              <w:keepNext w:val="0"/>
              <w:keepLines w:val="0"/>
              <w:pageBreakBefore w:val="0"/>
              <w:wordWrap/>
              <w:topLinePunct w:val="0"/>
              <w:bidi w:val="0"/>
              <w:spacing w:line="520" w:lineRule="exact"/>
              <w:jc w:val="both"/>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[附件一的第</w:t>
            </w:r>
            <w:r>
              <w:rPr>
                <w:rFonts w:hint="eastAsia" w:ascii="方正仿宋_GB2312" w:hAnsi="方正仿宋_GB2312" w:eastAsia="方正仿宋_GB2312" w:cs="方正仿宋_GB2312"/>
                <w:b w:val="0"/>
                <w:bCs w:val="0"/>
                <w:color w:val="auto"/>
                <w:spacing w:val="-4"/>
                <w:sz w:val="28"/>
                <w:szCs w:val="28"/>
                <w:highlight w:val="none"/>
                <w:lang w:val="en-US" w:eastAsia="zh-CN"/>
              </w:rPr>
              <w:t>二点采购内容-</w:t>
            </w:r>
            <w:r>
              <w:rPr>
                <w:rFonts w:hint="eastAsia" w:ascii="仿宋_GB2312" w:hAnsi="仿宋_GB2312" w:eastAsia="仿宋_GB2312" w:cs="仿宋_GB2312"/>
                <w:color w:val="auto"/>
                <w:sz w:val="28"/>
                <w:szCs w:val="28"/>
                <w:highlight w:val="none"/>
                <w:vertAlign w:val="baseline"/>
                <w:lang w:val="en-US" w:eastAsia="zh-CN"/>
              </w:rPr>
              <w:t>3.供应商需要遵守的相关工作标准和工作要求（1）、（2）、（3）]</w:t>
            </w:r>
          </w:p>
          <w:p w14:paraId="077233D7">
            <w:pPr>
              <w:keepNext w:val="0"/>
              <w:keepLines w:val="0"/>
              <w:pageBreakBefore w:val="0"/>
              <w:widowControl w:val="0"/>
              <w:numPr>
                <w:ilvl w:val="0"/>
                <w:numId w:val="2"/>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处理器 CPU（10 分）</w:t>
            </w:r>
          </w:p>
          <w:p w14:paraId="1EA9876E">
            <w:pPr>
              <w:keepNext w:val="0"/>
              <w:keepLines w:val="0"/>
              <w:pageBreakBefore w:val="0"/>
              <w:widowControl w:val="0"/>
              <w:numPr>
                <w:ilvl w:val="0"/>
                <w:numId w:val="3"/>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处理器物理核心＞16核,基准主频≥2.6GHz,得 10 分； </w:t>
            </w:r>
          </w:p>
          <w:p w14:paraId="4185102F">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②处理器物理核心为16核且基准主频≥2.6GHz，或8核且基准主频≥3.0GHz,得8分； </w:t>
            </w:r>
          </w:p>
          <w:p w14:paraId="498B0337">
            <w:pPr>
              <w:keepNext w:val="0"/>
              <w:keepLines w:val="0"/>
              <w:pageBreakBefore w:val="0"/>
              <w:widowControl w:val="0"/>
              <w:numPr>
                <w:ilvl w:val="0"/>
                <w:numId w:val="0"/>
              </w:numPr>
              <w:wordWrap/>
              <w:topLinePunct w:val="0"/>
              <w:bidi w:val="0"/>
              <w:spacing w:line="520" w:lineRule="exact"/>
              <w:ind w:leftChars="0"/>
              <w:jc w:val="left"/>
              <w:rPr>
                <w:ins w:id="10" w:author="陈帆" w:date="2026-07-31T19:24:40Z"/>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③处理器物理核心为8核,基准主频≥2.6GHz,得5 分</w:t>
            </w:r>
            <w:ins w:id="11" w:author="陈帆" w:date="2026-07-31T19:26:11Z">
              <w:r>
                <w:rPr>
                  <w:rFonts w:hint="eastAsia" w:ascii="仿宋_GB2312" w:hAnsi="仿宋_GB2312" w:eastAsia="仿宋_GB2312" w:cs="仿宋_GB2312"/>
                  <w:color w:val="auto"/>
                  <w:sz w:val="28"/>
                  <w:szCs w:val="28"/>
                  <w:highlight w:val="none"/>
                  <w:vertAlign w:val="baseline"/>
                  <w:lang w:val="en-US" w:eastAsia="zh-CN"/>
                </w:rPr>
                <w:t>；</w:t>
              </w:r>
            </w:ins>
          </w:p>
          <w:p w14:paraId="719FA708">
            <w:pPr>
              <w:keepNext w:val="0"/>
              <w:keepLines w:val="0"/>
              <w:pageBreakBefore w:val="0"/>
              <w:widowControl w:val="0"/>
              <w:numPr>
                <w:ilvl w:val="0"/>
                <w:numId w:val="0"/>
              </w:numPr>
              <w:wordWrap/>
              <w:topLinePunct w:val="0"/>
              <w:bidi w:val="0"/>
              <w:spacing w:line="520" w:lineRule="exact"/>
              <w:ind w:leftChars="0"/>
              <w:jc w:val="left"/>
              <w:rPr>
                <w:ins w:id="12" w:author="陈帆" w:date="2026-07-31T19:24:57Z"/>
                <w:rFonts w:hint="eastAsia" w:ascii="仿宋_GB2312" w:hAnsi="仿宋_GB2312" w:eastAsia="仿宋_GB2312" w:cs="仿宋_GB2312"/>
                <w:color w:val="auto"/>
                <w:sz w:val="28"/>
                <w:szCs w:val="28"/>
                <w:highlight w:val="none"/>
                <w:vertAlign w:val="baseline"/>
                <w:lang w:val="en-US" w:eastAsia="zh-CN"/>
              </w:rPr>
            </w:pPr>
            <w:ins w:id="13" w:author="陈帆" w:date="2026-07-31T19:24:46Z">
              <w:r>
                <w:rPr>
                  <w:rFonts w:hint="eastAsia" w:ascii="仿宋_GB2312" w:hAnsi="仿宋_GB2312" w:eastAsia="仿宋_GB2312" w:cs="仿宋_GB2312"/>
                  <w:color w:val="auto"/>
                  <w:sz w:val="28"/>
                  <w:szCs w:val="28"/>
                  <w:highlight w:val="none"/>
                  <w:vertAlign w:val="baseline"/>
                  <w:lang w:val="en-US" w:eastAsia="zh-CN"/>
                </w:rPr>
                <w:t>④</w:t>
              </w:r>
            </w:ins>
            <w:ins w:id="14" w:author="陈帆" w:date="2026-07-31T19:25:52Z">
              <w:r>
                <w:rPr>
                  <w:rFonts w:hint="eastAsia" w:ascii="仿宋_GB2312" w:hAnsi="仿宋_GB2312" w:eastAsia="仿宋_GB2312" w:cs="仿宋_GB2312"/>
                  <w:color w:val="auto"/>
                  <w:sz w:val="28"/>
                  <w:szCs w:val="28"/>
                  <w:highlight w:val="none"/>
                  <w:vertAlign w:val="baseline"/>
                  <w:lang w:val="en-US" w:eastAsia="zh-CN"/>
                </w:rPr>
                <w:t>以上</w:t>
              </w:r>
            </w:ins>
            <w:ins w:id="15" w:author="陈帆" w:date="2026-07-31T19:25:57Z">
              <w:r>
                <w:rPr>
                  <w:rFonts w:hint="eastAsia" w:ascii="仿宋_GB2312" w:hAnsi="仿宋_GB2312" w:eastAsia="仿宋_GB2312" w:cs="仿宋_GB2312"/>
                  <w:color w:val="auto"/>
                  <w:sz w:val="28"/>
                  <w:szCs w:val="28"/>
                  <w:highlight w:val="none"/>
                  <w:vertAlign w:val="baseline"/>
                  <w:lang w:val="en-US" w:eastAsia="zh-CN"/>
                </w:rPr>
                <w:t>条件</w:t>
              </w:r>
            </w:ins>
            <w:ins w:id="16" w:author="陈帆" w:date="2026-07-31T19:26:03Z">
              <w:r>
                <w:rPr>
                  <w:rFonts w:hint="eastAsia" w:ascii="仿宋_GB2312" w:hAnsi="仿宋_GB2312" w:eastAsia="仿宋_GB2312" w:cs="仿宋_GB2312"/>
                  <w:color w:val="auto"/>
                  <w:sz w:val="28"/>
                  <w:szCs w:val="28"/>
                  <w:highlight w:val="none"/>
                  <w:vertAlign w:val="baseline"/>
                  <w:lang w:val="en-US" w:eastAsia="zh-CN"/>
                </w:rPr>
                <w:t>均</w:t>
              </w:r>
            </w:ins>
            <w:ins w:id="17" w:author="陈帆" w:date="2026-07-31T19:26:04Z">
              <w:r>
                <w:rPr>
                  <w:rFonts w:hint="eastAsia" w:ascii="仿宋_GB2312" w:hAnsi="仿宋_GB2312" w:eastAsia="仿宋_GB2312" w:cs="仿宋_GB2312"/>
                  <w:color w:val="auto"/>
                  <w:sz w:val="28"/>
                  <w:szCs w:val="28"/>
                  <w:highlight w:val="none"/>
                  <w:vertAlign w:val="baseline"/>
                  <w:lang w:val="en-US" w:eastAsia="zh-CN"/>
                </w:rPr>
                <w:t>不满足</w:t>
              </w:r>
            </w:ins>
            <w:ins w:id="18" w:author="陈帆" w:date="2026-07-31T19:26:18Z">
              <w:r>
                <w:rPr>
                  <w:rFonts w:hint="eastAsia" w:ascii="仿宋_GB2312" w:hAnsi="仿宋_GB2312" w:eastAsia="仿宋_GB2312" w:cs="仿宋_GB2312"/>
                  <w:color w:val="auto"/>
                  <w:sz w:val="28"/>
                  <w:szCs w:val="28"/>
                  <w:highlight w:val="none"/>
                  <w:vertAlign w:val="baseline"/>
                  <w:lang w:val="en-US" w:eastAsia="zh-CN"/>
                </w:rPr>
                <w:t>的</w:t>
              </w:r>
            </w:ins>
            <w:ins w:id="19" w:author="陈帆" w:date="2026-07-31T19:26:22Z">
              <w:r>
                <w:rPr>
                  <w:rFonts w:hint="eastAsia" w:ascii="仿宋_GB2312" w:hAnsi="仿宋_GB2312" w:eastAsia="仿宋_GB2312" w:cs="仿宋_GB2312"/>
                  <w:color w:val="auto"/>
                  <w:sz w:val="28"/>
                  <w:szCs w:val="28"/>
                  <w:highlight w:val="none"/>
                  <w:vertAlign w:val="baseline"/>
                  <w:lang w:val="en-US" w:eastAsia="zh-CN"/>
                </w:rPr>
                <w:t>得</w:t>
              </w:r>
            </w:ins>
            <w:ins w:id="20" w:author="陈帆" w:date="2026-07-31T19:25:26Z">
              <w:r>
                <w:rPr>
                  <w:rFonts w:hint="eastAsia" w:ascii="仿宋_GB2312" w:hAnsi="仿宋_GB2312" w:eastAsia="仿宋_GB2312" w:cs="仿宋_GB2312"/>
                  <w:color w:val="auto"/>
                  <w:sz w:val="28"/>
                  <w:szCs w:val="28"/>
                  <w:highlight w:val="none"/>
                  <w:vertAlign w:val="baseline"/>
                  <w:lang w:val="en-US" w:eastAsia="zh-CN"/>
                </w:rPr>
                <w:t>0</w:t>
              </w:r>
            </w:ins>
            <w:ins w:id="21" w:author="陈帆" w:date="2026-07-31T19:24:57Z">
              <w:r>
                <w:rPr>
                  <w:rFonts w:hint="eastAsia" w:ascii="仿宋_GB2312" w:hAnsi="仿宋_GB2312" w:eastAsia="仿宋_GB2312" w:cs="仿宋_GB2312"/>
                  <w:color w:val="auto"/>
                  <w:sz w:val="28"/>
                  <w:szCs w:val="28"/>
                  <w:highlight w:val="none"/>
                  <w:vertAlign w:val="baseline"/>
                  <w:lang w:val="en-US" w:eastAsia="zh-CN"/>
                </w:rPr>
                <w:t>分</w:t>
              </w:r>
            </w:ins>
            <w:ins w:id="22" w:author="陈帆" w:date="2026-07-31T19:26:24Z">
              <w:r>
                <w:rPr>
                  <w:rFonts w:hint="eastAsia" w:ascii="仿宋_GB2312" w:hAnsi="仿宋_GB2312" w:eastAsia="仿宋_GB2312" w:cs="仿宋_GB2312"/>
                  <w:color w:val="auto"/>
                  <w:sz w:val="28"/>
                  <w:szCs w:val="28"/>
                  <w:highlight w:val="none"/>
                  <w:vertAlign w:val="baseline"/>
                  <w:lang w:val="en-US" w:eastAsia="zh-CN"/>
                </w:rPr>
                <w:t>。</w:t>
              </w:r>
            </w:ins>
          </w:p>
          <w:p w14:paraId="376668EA">
            <w:pPr>
              <w:keepNext w:val="0"/>
              <w:keepLines w:val="0"/>
              <w:pageBreakBefore w:val="0"/>
              <w:widowControl w:val="0"/>
              <w:numPr>
                <w:ilvl w:val="0"/>
                <w:numId w:val="0"/>
              </w:numPr>
              <w:wordWrap/>
              <w:topLinePunct w:val="0"/>
              <w:bidi w:val="0"/>
              <w:spacing w:line="520" w:lineRule="exact"/>
              <w:ind w:leftChars="0"/>
              <w:jc w:val="left"/>
              <w:rPr>
                <w:del w:id="23" w:author="陈帆" w:date="2026-07-31T19:24:59Z"/>
                <w:rFonts w:hint="eastAsia" w:ascii="仿宋_GB2312" w:hAnsi="仿宋_GB2312" w:eastAsia="仿宋_GB2312" w:cs="仿宋_GB2312"/>
                <w:color w:val="auto"/>
                <w:sz w:val="28"/>
                <w:szCs w:val="28"/>
                <w:highlight w:val="none"/>
                <w:vertAlign w:val="baseline"/>
                <w:lang w:val="en-US" w:eastAsia="zh-CN"/>
              </w:rPr>
            </w:pPr>
          </w:p>
          <w:p w14:paraId="44ADEE7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（2）运行内存（10分）</w:t>
            </w:r>
          </w:p>
          <w:p w14:paraId="11BB7C2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①≥64GB DDR4 ECC （10分）</w:t>
            </w:r>
          </w:p>
          <w:p w14:paraId="41577BC8">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②＝32GB DDR4 ECC （6分）</w:t>
            </w:r>
          </w:p>
          <w:p w14:paraId="71488A0C">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③＜32GB DDR4 ECC （0分）</w:t>
            </w:r>
          </w:p>
          <w:p w14:paraId="7C3F9EB1">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（3）业务数据盘配置（6分） </w:t>
            </w:r>
          </w:p>
          <w:p w14:paraId="5188949B">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①数据盘≥2TB 企业级 NVMe SSD，配置 RAID1（6分）</w:t>
            </w:r>
            <w:r>
              <w:rPr>
                <w:rFonts w:hint="eastAsia" w:ascii="仿宋_GB2312" w:hAnsi="仿宋_GB2312" w:eastAsia="仿宋_GB2312" w:cs="仿宋_GB2312"/>
                <w:color w:val="auto"/>
                <w:sz w:val="28"/>
                <w:szCs w:val="28"/>
                <w:highlight w:val="none"/>
                <w:vertAlign w:val="baseline"/>
                <w:lang w:val="en-US" w:eastAsia="zh-CN"/>
              </w:rPr>
              <w:br w:type="textWrapping"/>
            </w:r>
            <w:r>
              <w:rPr>
                <w:rFonts w:hint="eastAsia" w:ascii="仿宋_GB2312" w:hAnsi="仿宋_GB2312" w:eastAsia="仿宋_GB2312" w:cs="仿宋_GB2312"/>
                <w:color w:val="auto"/>
                <w:sz w:val="28"/>
                <w:szCs w:val="28"/>
                <w:highlight w:val="none"/>
                <w:vertAlign w:val="baseline"/>
                <w:lang w:val="en-US" w:eastAsia="zh-CN"/>
              </w:rPr>
              <w:t xml:space="preserve">②数据盘≥2TB 企业级 NVMe SSD，无 RAID 冗余（4分） </w:t>
            </w:r>
          </w:p>
          <w:p w14:paraId="25678AA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③数据盘≥960GB 企业级 SSD，配置 RAID1 （3分）</w:t>
            </w:r>
          </w:p>
          <w:p w14:paraId="7ECBAB17">
            <w:pPr>
              <w:keepNext w:val="0"/>
              <w:keepLines w:val="0"/>
              <w:pageBreakBefore w:val="0"/>
              <w:widowControl w:val="0"/>
              <w:numPr>
                <w:ilvl w:val="0"/>
                <w:numId w:val="0"/>
              </w:numPr>
              <w:wordWrap/>
              <w:topLinePunct w:val="0"/>
              <w:bidi w:val="0"/>
              <w:spacing w:line="520" w:lineRule="exact"/>
              <w:ind w:left="0" w:leftChars="0" w:firstLine="0" w:firstLineChars="0"/>
              <w:jc w:val="left"/>
              <w:rPr>
                <w:ins w:id="24" w:author="陈帆" w:date="2026-07-31T19:26:36Z"/>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④数据盘≥960GB 企业级 SSD，无 RAID 冗余（2分）</w:t>
            </w:r>
          </w:p>
          <w:p w14:paraId="2832D389">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ins w:id="25" w:author="陈帆" w:date="2026-07-31T19:27:07Z">
              <w:r>
                <w:rPr>
                  <w:rFonts w:hint="eastAsia" w:ascii="仿宋_GB2312" w:hAnsi="仿宋_GB2312" w:eastAsia="仿宋_GB2312" w:cs="仿宋_GB2312"/>
                  <w:color w:val="auto"/>
                  <w:sz w:val="28"/>
                  <w:szCs w:val="28"/>
                  <w:highlight w:val="none"/>
                  <w:vertAlign w:val="baseline"/>
                  <w:lang w:val="en-US" w:eastAsia="zh-CN"/>
                </w:rPr>
                <w:t>⑤</w:t>
              </w:r>
            </w:ins>
            <w:ins w:id="26" w:author="陈帆" w:date="2026-07-31T19:26:37Z">
              <w:r>
                <w:rPr>
                  <w:rFonts w:hint="eastAsia" w:ascii="仿宋_GB2312" w:hAnsi="仿宋_GB2312" w:eastAsia="仿宋_GB2312" w:cs="仿宋_GB2312"/>
                  <w:color w:val="auto"/>
                  <w:sz w:val="28"/>
                  <w:szCs w:val="28"/>
                  <w:highlight w:val="none"/>
                  <w:vertAlign w:val="baseline"/>
                  <w:lang w:val="en-US" w:eastAsia="zh-CN"/>
                </w:rPr>
                <w:t>以上条件均不满足的得0分。</w:t>
              </w:r>
            </w:ins>
          </w:p>
          <w:p w14:paraId="5FE76615">
            <w:pPr>
              <w:keepNext w:val="0"/>
              <w:keepLines w:val="0"/>
              <w:pageBreakBefore w:val="0"/>
              <w:widowControl w:val="0"/>
              <w:numPr>
                <w:ilvl w:val="0"/>
                <w:numId w:val="4"/>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备份 HDD 存储配置（8 分） </w:t>
            </w:r>
          </w:p>
          <w:p w14:paraId="5C4F7017">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①配置2 块≥2TB硬盘，组建 RAID1 冗余，得8分； </w:t>
            </w:r>
          </w:p>
          <w:p w14:paraId="4C730799">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②配置单块≥2TB 硬盘，无 RAID 冗余，得6分； </w:t>
            </w:r>
          </w:p>
          <w:p w14:paraId="59CBB629">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③配置2 块≥1TB硬盘，组建 RAID1 冗余，得4分； </w:t>
            </w:r>
          </w:p>
          <w:p w14:paraId="791A8B1E">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④配置单块≥1TB 硬盘，无 RAID 冗余，得2分；</w:t>
            </w:r>
          </w:p>
          <w:p w14:paraId="468367B0">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⑤未配置备份硬盘，得0分。</w:t>
            </w:r>
          </w:p>
          <w:p w14:paraId="62ECA9AD">
            <w:pPr>
              <w:keepNext w:val="0"/>
              <w:keepLines w:val="0"/>
              <w:pageBreakBefore w:val="0"/>
              <w:widowControl w:val="0"/>
              <w:numPr>
                <w:ilvl w:val="0"/>
                <w:numId w:val="4"/>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服务器内置网卡（6 分） </w:t>
            </w:r>
          </w:p>
          <w:p w14:paraId="3F84E2D2">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①在标配双千兆网卡基础上额外配置万兆网卡，得 6分；</w:t>
            </w:r>
          </w:p>
          <w:p w14:paraId="029E3DA1">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②仅满足基线双千兆电口配置，得3 分</w:t>
            </w:r>
            <w:ins w:id="27" w:author="陈帆" w:date="2026-07-31T19:27:36Z">
              <w:r>
                <w:rPr>
                  <w:rFonts w:hint="eastAsia" w:ascii="仿宋_GB2312" w:hAnsi="仿宋_GB2312" w:eastAsia="仿宋_GB2312" w:cs="仿宋_GB2312"/>
                  <w:color w:val="auto"/>
                  <w:sz w:val="28"/>
                  <w:szCs w:val="28"/>
                  <w:highlight w:val="none"/>
                  <w:vertAlign w:val="baseline"/>
                  <w:lang w:val="en-US" w:eastAsia="zh-CN"/>
                </w:rPr>
                <w:t>；</w:t>
              </w:r>
            </w:ins>
            <w:del w:id="28" w:author="陈帆" w:date="2026-07-31T19:27:36Z">
              <w:r>
                <w:rPr>
                  <w:rFonts w:hint="eastAsia" w:ascii="仿宋_GB2312" w:hAnsi="仿宋_GB2312" w:eastAsia="仿宋_GB2312" w:cs="仿宋_GB2312"/>
                  <w:color w:val="auto"/>
                  <w:sz w:val="28"/>
                  <w:szCs w:val="28"/>
                  <w:highlight w:val="none"/>
                  <w:vertAlign w:val="baseline"/>
                  <w:lang w:val="en-US" w:eastAsia="zh-CN"/>
                </w:rPr>
                <w:delText>。</w:delText>
              </w:r>
            </w:del>
          </w:p>
          <w:p w14:paraId="5BAAB2B5">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ins w:id="29" w:author="陈帆" w:date="2026-07-31T19:27:32Z">
              <w:r>
                <w:rPr>
                  <w:rFonts w:hint="eastAsia" w:ascii="仿宋_GB2312" w:hAnsi="仿宋_GB2312" w:eastAsia="仿宋_GB2312" w:cs="仿宋_GB2312"/>
                  <w:color w:val="auto"/>
                  <w:sz w:val="28"/>
                  <w:szCs w:val="28"/>
                  <w:highlight w:val="none"/>
                  <w:vertAlign w:val="baseline"/>
                  <w:lang w:val="en-US" w:eastAsia="zh-CN"/>
                </w:rPr>
                <w:t>③</w:t>
              </w:r>
            </w:ins>
            <w:ins w:id="30" w:author="陈帆" w:date="2026-07-31T19:27:27Z">
              <w:r>
                <w:rPr>
                  <w:rFonts w:hint="eastAsia" w:ascii="仿宋_GB2312" w:hAnsi="仿宋_GB2312" w:eastAsia="仿宋_GB2312" w:cs="仿宋_GB2312"/>
                  <w:color w:val="auto"/>
                  <w:sz w:val="28"/>
                  <w:szCs w:val="28"/>
                  <w:highlight w:val="none"/>
                  <w:vertAlign w:val="baseline"/>
                  <w:lang w:val="en-US" w:eastAsia="zh-CN"/>
                </w:rPr>
                <w:t>以上条件均不满足的得0分。</w:t>
              </w:r>
            </w:ins>
          </w:p>
          <w:p w14:paraId="708D7C1D">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8"/>
                <w:szCs w:val="28"/>
                <w:highlight w:val="none"/>
                <w:vertAlign w:val="baseline"/>
                <w:lang w:val="en-US" w:eastAsia="zh-CN"/>
              </w:rPr>
            </w:pPr>
          </w:p>
        </w:tc>
      </w:tr>
      <w:tr w14:paraId="77FB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1637" w:type="dxa"/>
            <w:vMerge w:val="continue"/>
            <w:noWrap w:val="0"/>
            <w:vAlign w:val="top"/>
          </w:tcPr>
          <w:p w14:paraId="5399F419">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p>
        </w:tc>
        <w:tc>
          <w:tcPr>
            <w:tcW w:w="1610" w:type="dxa"/>
            <w:shd w:val="clear" w:color="auto" w:fill="auto"/>
            <w:noWrap w:val="0"/>
            <w:vAlign w:val="center"/>
          </w:tcPr>
          <w:p w14:paraId="2D6F3AE0">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kern w:val="2"/>
                <w:sz w:val="28"/>
                <w:szCs w:val="28"/>
                <w:highlight w:val="none"/>
                <w:vertAlign w:val="baseline"/>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承诺服务响应</w:t>
            </w:r>
          </w:p>
        </w:tc>
        <w:tc>
          <w:tcPr>
            <w:tcW w:w="1233" w:type="dxa"/>
            <w:shd w:val="clear" w:color="auto" w:fill="auto"/>
            <w:noWrap w:val="0"/>
            <w:vAlign w:val="center"/>
          </w:tcPr>
          <w:p w14:paraId="0246C4AE">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default" w:ascii="仿宋_GB2312" w:hAnsi="仿宋_GB2312" w:eastAsia="仿宋_GB2312" w:cs="仿宋_GB2312"/>
                <w:color w:val="auto"/>
                <w:kern w:val="2"/>
                <w:sz w:val="28"/>
                <w:szCs w:val="28"/>
                <w:highlight w:val="none"/>
                <w:vertAlign w:val="baseline"/>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10分</w:t>
            </w:r>
          </w:p>
        </w:tc>
        <w:tc>
          <w:tcPr>
            <w:tcW w:w="8348" w:type="dxa"/>
            <w:shd w:val="clear" w:color="auto" w:fill="auto"/>
            <w:noWrap w:val="0"/>
            <w:vAlign w:val="center"/>
          </w:tcPr>
          <w:p w14:paraId="2F86CCE2">
            <w:pPr>
              <w:keepNext w:val="0"/>
              <w:keepLines w:val="0"/>
              <w:pageBreakBefore w:val="0"/>
              <w:wordWrap/>
              <w:topLinePunct w:val="0"/>
              <w:bidi w:val="0"/>
              <w:spacing w:line="520" w:lineRule="exact"/>
              <w:jc w:val="both"/>
              <w:rPr>
                <w:rFonts w:hint="default"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vertAlign w:val="baseline"/>
                <w:lang w:val="en-US" w:eastAsia="zh-CN"/>
              </w:rPr>
              <w:t>[附件一的第</w:t>
            </w:r>
            <w:r>
              <w:rPr>
                <w:rFonts w:hint="eastAsia" w:ascii="方正仿宋_GB2312" w:hAnsi="方正仿宋_GB2312" w:eastAsia="方正仿宋_GB2312" w:cs="方正仿宋_GB2312"/>
                <w:b w:val="0"/>
                <w:bCs w:val="0"/>
                <w:color w:val="auto"/>
                <w:spacing w:val="-4"/>
                <w:sz w:val="28"/>
                <w:szCs w:val="28"/>
                <w:highlight w:val="none"/>
                <w:lang w:val="en-US" w:eastAsia="zh-CN"/>
              </w:rPr>
              <w:t>二点采购内容-</w:t>
            </w:r>
            <w:r>
              <w:rPr>
                <w:rFonts w:hint="eastAsia" w:ascii="仿宋_GB2312" w:hAnsi="仿宋_GB2312" w:eastAsia="仿宋_GB2312" w:cs="仿宋_GB2312"/>
                <w:color w:val="auto"/>
                <w:sz w:val="28"/>
                <w:szCs w:val="28"/>
                <w:highlight w:val="none"/>
                <w:vertAlign w:val="baseline"/>
                <w:lang w:val="en-US" w:eastAsia="zh-CN"/>
              </w:rPr>
              <w:t>3.供应商需要遵守的相关工作标准和工作要求（5）]</w:t>
            </w:r>
          </w:p>
          <w:p w14:paraId="75CDBA07">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lang w:val="en-US" w:eastAsia="zh-CN"/>
              </w:rPr>
              <w:t>提供</w:t>
            </w:r>
            <w:r>
              <w:rPr>
                <w:rFonts w:hint="eastAsia" w:ascii="仿宋_GB2312" w:hAnsi="仿宋_GB2312" w:eastAsia="仿宋_GB2312" w:cs="仿宋_GB2312"/>
                <w:color w:val="auto"/>
                <w:sz w:val="28"/>
                <w:szCs w:val="28"/>
                <w:highlight w:val="none"/>
              </w:rPr>
              <w:t>响应机制方案得</w:t>
            </w:r>
            <w:r>
              <w:rPr>
                <w:rFonts w:hint="eastAsia" w:ascii="仿宋_GB2312" w:hAnsi="仿宋_GB2312" w:eastAsia="仿宋_GB2312" w:cs="仿宋_GB2312"/>
                <w:color w:val="auto"/>
                <w:sz w:val="28"/>
                <w:szCs w:val="28"/>
                <w:highlight w:val="none"/>
                <w:lang w:val="en-US" w:eastAsia="zh-CN"/>
              </w:rPr>
              <w:t>5</w:t>
            </w:r>
            <w:r>
              <w:rPr>
                <w:rFonts w:hint="eastAsia" w:ascii="仿宋_GB2312" w:hAnsi="仿宋_GB2312" w:eastAsia="仿宋_GB2312" w:cs="仿宋_GB2312"/>
                <w:color w:val="auto"/>
                <w:sz w:val="28"/>
                <w:szCs w:val="28"/>
                <w:highlight w:val="none"/>
              </w:rPr>
              <w:t xml:space="preserve">分； </w:t>
            </w:r>
          </w:p>
          <w:p w14:paraId="28CBE974">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提供系统故障、应急预案的，得5分</w:t>
            </w:r>
          </w:p>
          <w:p w14:paraId="111F72E0">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rPr>
              <w:t>同时</w:t>
            </w:r>
            <w:r>
              <w:rPr>
                <w:rFonts w:hint="eastAsia" w:ascii="仿宋_GB2312" w:hAnsi="仿宋_GB2312" w:eastAsia="仿宋_GB2312" w:cs="仿宋_GB2312"/>
                <w:color w:val="auto"/>
                <w:sz w:val="28"/>
                <w:szCs w:val="28"/>
                <w:highlight w:val="none"/>
                <w:lang w:val="en-US" w:eastAsia="zh-CN"/>
              </w:rPr>
              <w:t>配套有</w:t>
            </w:r>
            <w:r>
              <w:rPr>
                <w:rFonts w:hint="eastAsia" w:ascii="仿宋_GB2312" w:hAnsi="仿宋_GB2312" w:eastAsia="仿宋_GB2312" w:cs="仿宋_GB2312"/>
                <w:color w:val="auto"/>
                <w:sz w:val="28"/>
                <w:szCs w:val="28"/>
                <w:highlight w:val="none"/>
              </w:rPr>
              <w:t>响应机制</w:t>
            </w:r>
            <w:r>
              <w:rPr>
                <w:rFonts w:hint="eastAsia" w:ascii="仿宋_GB2312" w:hAnsi="仿宋_GB2312" w:eastAsia="仿宋_GB2312" w:cs="仿宋_GB2312"/>
                <w:color w:val="auto"/>
                <w:sz w:val="28"/>
                <w:szCs w:val="28"/>
                <w:highlight w:val="none"/>
                <w:lang w:val="en-US" w:eastAsia="zh-CN"/>
              </w:rPr>
              <w:t>跟应急预案的</w:t>
            </w:r>
            <w:r>
              <w:rPr>
                <w:rFonts w:hint="eastAsia" w:ascii="仿宋_GB2312" w:hAnsi="仿宋_GB2312" w:eastAsia="仿宋_GB2312" w:cs="仿宋_GB2312"/>
                <w:color w:val="auto"/>
                <w:sz w:val="28"/>
                <w:szCs w:val="28"/>
                <w:highlight w:val="none"/>
              </w:rPr>
              <w:t>，得</w:t>
            </w:r>
            <w:r>
              <w:rPr>
                <w:rFonts w:hint="eastAsia" w:ascii="仿宋_GB2312" w:hAnsi="仿宋_GB2312" w:eastAsia="仿宋_GB2312" w:cs="仿宋_GB2312"/>
                <w:color w:val="auto"/>
                <w:sz w:val="28"/>
                <w:szCs w:val="28"/>
                <w:highlight w:val="none"/>
                <w:lang w:val="en-US" w:eastAsia="zh-CN"/>
              </w:rPr>
              <w:t>10</w:t>
            </w:r>
            <w:r>
              <w:rPr>
                <w:rFonts w:hint="eastAsia" w:ascii="仿宋_GB2312" w:hAnsi="仿宋_GB2312" w:eastAsia="仿宋_GB2312" w:cs="仿宋_GB2312"/>
                <w:color w:val="auto"/>
                <w:sz w:val="28"/>
                <w:szCs w:val="28"/>
                <w:highlight w:val="none"/>
              </w:rPr>
              <w:t>分</w:t>
            </w:r>
            <w:r>
              <w:rPr>
                <w:rFonts w:hint="eastAsia" w:ascii="仿宋_GB2312" w:hAnsi="仿宋_GB2312" w:eastAsia="仿宋_GB2312" w:cs="仿宋_GB2312"/>
                <w:color w:val="auto"/>
                <w:sz w:val="28"/>
                <w:szCs w:val="28"/>
                <w:highlight w:val="none"/>
                <w:vertAlign w:val="baseline"/>
                <w:lang w:val="en-US" w:eastAsia="zh-CN"/>
              </w:rPr>
              <w:t>；</w:t>
            </w:r>
          </w:p>
          <w:p w14:paraId="23AD057E">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仅承诺响应，无响应机制方案或者无</w:t>
            </w:r>
            <w:r>
              <w:rPr>
                <w:rFonts w:hint="eastAsia" w:ascii="仿宋_GB2312" w:hAnsi="仿宋_GB2312" w:eastAsia="仿宋_GB2312" w:cs="仿宋_GB2312"/>
                <w:color w:val="auto"/>
                <w:sz w:val="28"/>
                <w:szCs w:val="28"/>
                <w:highlight w:val="none"/>
                <w:lang w:val="en-US" w:eastAsia="zh-CN"/>
              </w:rPr>
              <w:t>应急预案的，0分。</w:t>
            </w:r>
          </w:p>
        </w:tc>
      </w:tr>
      <w:tr w14:paraId="6C7D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1637" w:type="dxa"/>
            <w:vMerge w:val="continue"/>
            <w:noWrap w:val="0"/>
            <w:vAlign w:val="top"/>
          </w:tcPr>
          <w:p w14:paraId="3954C082">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p>
        </w:tc>
        <w:tc>
          <w:tcPr>
            <w:tcW w:w="1610" w:type="dxa"/>
            <w:shd w:val="clear" w:color="auto" w:fill="auto"/>
            <w:noWrap w:val="0"/>
            <w:vAlign w:val="center"/>
          </w:tcPr>
          <w:p w14:paraId="53518380">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宋体" w:hAnsi="宋体" w:eastAsia="宋体" w:cs="宋体"/>
                <w:color w:val="auto"/>
                <w:sz w:val="24"/>
                <w:szCs w:val="24"/>
                <w:lang w:val="en-US" w:eastAsia="zh-CN"/>
              </w:rPr>
              <w:t>建设方案</w:t>
            </w:r>
            <w:r>
              <w:rPr>
                <w:rFonts w:ascii="宋体" w:hAnsi="宋体" w:eastAsia="宋体" w:cs="宋体"/>
                <w:color w:val="auto"/>
                <w:sz w:val="24"/>
                <w:szCs w:val="24"/>
              </w:rPr>
              <w:t>智慧化与数据可视化拓展能力</w:t>
            </w:r>
          </w:p>
        </w:tc>
        <w:tc>
          <w:tcPr>
            <w:tcW w:w="1233" w:type="dxa"/>
            <w:shd w:val="clear" w:color="auto" w:fill="auto"/>
            <w:noWrap w:val="0"/>
            <w:vAlign w:val="center"/>
          </w:tcPr>
          <w:p w14:paraId="14729786">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10分</w:t>
            </w:r>
          </w:p>
        </w:tc>
        <w:tc>
          <w:tcPr>
            <w:tcW w:w="8348" w:type="dxa"/>
            <w:shd w:val="clear" w:color="auto" w:fill="auto"/>
            <w:noWrap w:val="0"/>
            <w:vAlign w:val="center"/>
          </w:tcPr>
          <w:p w14:paraId="70A76315">
            <w:pPr>
              <w:keepNext w:val="0"/>
              <w:keepLines w:val="0"/>
              <w:pageBreakBefore w:val="0"/>
              <w:wordWrap/>
              <w:topLinePunct w:val="0"/>
              <w:bidi w:val="0"/>
              <w:spacing w:line="520" w:lineRule="exact"/>
              <w:jc w:val="both"/>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vertAlign w:val="baseline"/>
                <w:lang w:val="en-US" w:eastAsia="zh-CN"/>
              </w:rPr>
              <w:t>(附件一第</w:t>
            </w:r>
            <w:r>
              <w:rPr>
                <w:rFonts w:hint="eastAsia" w:ascii="方正仿宋_GB2312" w:hAnsi="方正仿宋_GB2312" w:eastAsia="方正仿宋_GB2312" w:cs="方正仿宋_GB2312"/>
                <w:b w:val="0"/>
                <w:bCs w:val="0"/>
                <w:color w:val="auto"/>
                <w:spacing w:val="-4"/>
                <w:sz w:val="28"/>
                <w:szCs w:val="28"/>
                <w:highlight w:val="none"/>
                <w:lang w:val="en-US" w:eastAsia="zh-CN"/>
              </w:rPr>
              <w:t>四点</w:t>
            </w:r>
            <w:r>
              <w:rPr>
                <w:rFonts w:hint="eastAsia" w:ascii="方正仿宋_GB2312" w:hAnsi="方正仿宋_GB2312" w:eastAsia="方正仿宋_GB2312" w:cs="方正仿宋_GB2312"/>
                <w:b w:val="0"/>
                <w:bCs w:val="0"/>
                <w:color w:val="auto"/>
                <w:spacing w:val="-4"/>
                <w:sz w:val="28"/>
                <w:szCs w:val="28"/>
                <w:highlight w:val="none"/>
              </w:rPr>
              <w:t>智慧化与数据可视化功能要求</w:t>
            </w:r>
            <w:r>
              <w:rPr>
                <w:rFonts w:hint="eastAsia" w:ascii="仿宋_GB2312" w:hAnsi="仿宋_GB2312" w:eastAsia="仿宋_GB2312" w:cs="仿宋_GB2312"/>
                <w:color w:val="auto"/>
                <w:sz w:val="28"/>
                <w:szCs w:val="28"/>
                <w:highlight w:val="none"/>
                <w:vertAlign w:val="baseline"/>
                <w:lang w:val="en-US" w:eastAsia="zh-CN"/>
              </w:rPr>
              <w:t>)</w:t>
            </w:r>
          </w:p>
          <w:p w14:paraId="4233D4C9">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520" w:lineRule="exact"/>
              <w:ind w:left="0" w:right="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具备库存可视化、多维度仓储/生产数据自动汇总展示、数据穿透查询等数字化功能，整体方案完整可行，得</w:t>
            </w:r>
            <w:r>
              <w:rPr>
                <w:rFonts w:hint="eastAsia" w:ascii="仿宋_GB2312" w:hAnsi="仿宋_GB2312" w:eastAsia="仿宋_GB2312" w:cs="仿宋_GB2312"/>
                <w:color w:val="auto"/>
                <w:sz w:val="28"/>
                <w:szCs w:val="28"/>
                <w:highlight w:val="none"/>
                <w:lang w:val="en-US" w:eastAsia="zh-CN"/>
              </w:rPr>
              <w:t>8-</w:t>
            </w:r>
            <w:r>
              <w:rPr>
                <w:rFonts w:hint="eastAsia" w:ascii="仿宋_GB2312" w:hAnsi="仿宋_GB2312" w:eastAsia="仿宋_GB2312" w:cs="仿宋_GB2312"/>
                <w:color w:val="auto"/>
                <w:sz w:val="28"/>
                <w:szCs w:val="28"/>
                <w:highlight w:val="none"/>
              </w:rPr>
              <w:t>10 分；</w:t>
            </w:r>
          </w:p>
          <w:p w14:paraId="3CAB9473">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520" w:lineRule="exact"/>
              <w:ind w:left="0" w:right="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实现库存可视化、基础数据汇总展示，但不支持数据穿透查询，方案基本完善，得6</w:t>
            </w:r>
            <w:r>
              <w:rPr>
                <w:rFonts w:hint="eastAsia" w:ascii="仿宋_GB2312" w:hAnsi="仿宋_GB2312" w:eastAsia="仿宋_GB2312" w:cs="仿宋_GB2312"/>
                <w:color w:val="auto"/>
                <w:sz w:val="28"/>
                <w:szCs w:val="28"/>
                <w:highlight w:val="none"/>
                <w:lang w:val="en-US" w:eastAsia="zh-CN"/>
              </w:rPr>
              <w:t>-7</w:t>
            </w:r>
            <w:r>
              <w:rPr>
                <w:rFonts w:hint="eastAsia" w:ascii="仿宋_GB2312" w:hAnsi="仿宋_GB2312" w:eastAsia="仿宋_GB2312" w:cs="仿宋_GB2312"/>
                <w:color w:val="auto"/>
                <w:sz w:val="28"/>
                <w:szCs w:val="28"/>
                <w:highlight w:val="none"/>
              </w:rPr>
              <w:t>分；</w:t>
            </w:r>
          </w:p>
          <w:p w14:paraId="769F92F8">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520" w:lineRule="exact"/>
              <w:ind w:left="0" w:right="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仅配置常规基础统计报表，缺少可视化及深度数据分析能力，得3</w:t>
            </w:r>
            <w:r>
              <w:rPr>
                <w:rFonts w:hint="eastAsia" w:ascii="仿宋_GB2312" w:hAnsi="仿宋_GB2312" w:eastAsia="仿宋_GB2312" w:cs="仿宋_GB2312"/>
                <w:color w:val="auto"/>
                <w:sz w:val="28"/>
                <w:szCs w:val="28"/>
                <w:highlight w:val="none"/>
                <w:lang w:val="en-US" w:eastAsia="zh-CN"/>
              </w:rPr>
              <w:t>-5</w:t>
            </w:r>
            <w:r>
              <w:rPr>
                <w:rFonts w:hint="eastAsia" w:ascii="仿宋_GB2312" w:hAnsi="仿宋_GB2312" w:eastAsia="仿宋_GB2312" w:cs="仿宋_GB2312"/>
                <w:color w:val="auto"/>
                <w:sz w:val="28"/>
                <w:szCs w:val="28"/>
                <w:highlight w:val="none"/>
              </w:rPr>
              <w:t>分；</w:t>
            </w:r>
          </w:p>
          <w:p w14:paraId="5BEF09E1">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520" w:lineRule="exact"/>
              <w:ind w:left="0" w:leftChars="0" w:right="0" w:righ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rPr>
              <w:t>无上述智慧化增值功能配置，本项不得分（0 分）</w:t>
            </w:r>
            <w:r>
              <w:rPr>
                <w:rFonts w:hint="eastAsia" w:ascii="仿宋_GB2312" w:hAnsi="仿宋_GB2312" w:eastAsia="仿宋_GB2312" w:cs="仿宋_GB2312"/>
                <w:color w:val="auto"/>
                <w:sz w:val="28"/>
                <w:szCs w:val="28"/>
                <w:highlight w:val="none"/>
                <w:vertAlign w:val="baseline"/>
                <w:lang w:val="en-US" w:eastAsia="zh-CN"/>
              </w:rPr>
              <w:t>。</w:t>
            </w:r>
          </w:p>
        </w:tc>
      </w:tr>
      <w:tr w14:paraId="55AC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1637" w:type="dxa"/>
            <w:vMerge w:val="continue"/>
            <w:noWrap w:val="0"/>
            <w:vAlign w:val="top"/>
          </w:tcPr>
          <w:p w14:paraId="5F6570D7">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p>
        </w:tc>
        <w:tc>
          <w:tcPr>
            <w:tcW w:w="1610" w:type="dxa"/>
            <w:shd w:val="clear" w:color="auto" w:fill="auto"/>
            <w:noWrap w:val="0"/>
            <w:vAlign w:val="center"/>
          </w:tcPr>
          <w:p w14:paraId="254AD47D">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kern w:val="2"/>
                <w:sz w:val="28"/>
                <w:szCs w:val="28"/>
                <w:highlight w:val="none"/>
                <w:vertAlign w:val="baseline"/>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团队能力</w:t>
            </w:r>
          </w:p>
        </w:tc>
        <w:tc>
          <w:tcPr>
            <w:tcW w:w="1233" w:type="dxa"/>
            <w:shd w:val="clear" w:color="auto" w:fill="auto"/>
            <w:noWrap w:val="0"/>
            <w:vAlign w:val="center"/>
          </w:tcPr>
          <w:p w14:paraId="61C0408F">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default" w:ascii="仿宋_GB2312" w:hAnsi="仿宋_GB2312" w:eastAsia="仿宋_GB2312" w:cs="仿宋_GB2312"/>
                <w:color w:val="auto"/>
                <w:kern w:val="2"/>
                <w:sz w:val="28"/>
                <w:szCs w:val="28"/>
                <w:highlight w:val="none"/>
                <w:vertAlign w:val="baseline"/>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10分</w:t>
            </w:r>
          </w:p>
        </w:tc>
        <w:tc>
          <w:tcPr>
            <w:tcW w:w="8348" w:type="dxa"/>
            <w:shd w:val="clear" w:color="auto" w:fill="auto"/>
            <w:noWrap w:val="0"/>
            <w:vAlign w:val="center"/>
          </w:tcPr>
          <w:p w14:paraId="357B7F6A">
            <w:pPr>
              <w:keepNext w:val="0"/>
              <w:keepLines w:val="0"/>
              <w:pageBreakBefore w:val="0"/>
              <w:wordWrap/>
              <w:topLinePunct w:val="0"/>
              <w:bidi w:val="0"/>
              <w:spacing w:line="520" w:lineRule="exact"/>
              <w:jc w:val="both"/>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(附件一第</w:t>
            </w:r>
            <w:r>
              <w:rPr>
                <w:rFonts w:hint="eastAsia" w:ascii="方正仿宋_GB2312" w:hAnsi="方正仿宋_GB2312" w:eastAsia="方正仿宋_GB2312" w:cs="方正仿宋_GB2312"/>
                <w:b w:val="0"/>
                <w:bCs w:val="0"/>
                <w:color w:val="auto"/>
                <w:spacing w:val="-4"/>
                <w:sz w:val="28"/>
                <w:szCs w:val="28"/>
                <w:highlight w:val="none"/>
                <w:lang w:val="en-US" w:eastAsia="zh-CN"/>
              </w:rPr>
              <w:t>六点</w:t>
            </w:r>
            <w:r>
              <w:rPr>
                <w:rFonts w:hint="eastAsia" w:ascii="方正仿宋_GB2312" w:hAnsi="方正仿宋_GB2312" w:eastAsia="方正仿宋_GB2312" w:cs="方正仿宋_GB2312"/>
                <w:b w:val="0"/>
                <w:bCs w:val="0"/>
                <w:color w:val="auto"/>
                <w:spacing w:val="-4"/>
                <w:sz w:val="28"/>
                <w:szCs w:val="28"/>
                <w:highlight w:val="none"/>
              </w:rPr>
              <w:t>项目实施团队要求</w:t>
            </w:r>
            <w:r>
              <w:rPr>
                <w:rFonts w:hint="eastAsia" w:ascii="仿宋_GB2312" w:hAnsi="仿宋_GB2312" w:eastAsia="仿宋_GB2312" w:cs="仿宋_GB2312"/>
                <w:color w:val="auto"/>
                <w:sz w:val="28"/>
                <w:szCs w:val="28"/>
                <w:highlight w:val="none"/>
                <w:vertAlign w:val="baseline"/>
                <w:lang w:val="en-US" w:eastAsia="zh-CN"/>
              </w:rPr>
              <w:t>)</w:t>
            </w:r>
          </w:p>
          <w:p w14:paraId="4F0B506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宋体" w:hAnsi="宋体" w:eastAsia="宋体" w:cs="宋体"/>
                <w:color w:val="auto"/>
                <w:kern w:val="2"/>
                <w:sz w:val="24"/>
                <w:szCs w:val="24"/>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供应商须明确组建专项项目实施小组，列明项目经理、实施工程师、技术运维人员配置；提供完整项目实施组织架构、现场驻场安排。 人员架构齐全、承诺上线阶段安排专职人员现场驻场，得 8～10 分； 仅简单罗列人员，内容简单的，得 4～7 分； 未提供项目组织架构，本项 0 分。</w:t>
            </w:r>
          </w:p>
        </w:tc>
      </w:tr>
      <w:tr w14:paraId="1CEB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1637" w:type="dxa"/>
            <w:vMerge w:val="continue"/>
            <w:noWrap w:val="0"/>
            <w:vAlign w:val="top"/>
          </w:tcPr>
          <w:p w14:paraId="55F729DC">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p>
        </w:tc>
        <w:tc>
          <w:tcPr>
            <w:tcW w:w="1610" w:type="dxa"/>
            <w:shd w:val="clear" w:color="auto" w:fill="auto"/>
            <w:noWrap w:val="0"/>
            <w:vAlign w:val="center"/>
          </w:tcPr>
          <w:p w14:paraId="3D491329">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kern w:val="2"/>
                <w:sz w:val="28"/>
                <w:szCs w:val="28"/>
                <w:highlight w:val="none"/>
                <w:vertAlign w:val="baseline"/>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运维管理方案</w:t>
            </w:r>
          </w:p>
        </w:tc>
        <w:tc>
          <w:tcPr>
            <w:tcW w:w="1233" w:type="dxa"/>
            <w:shd w:val="clear" w:color="auto" w:fill="auto"/>
            <w:noWrap w:val="0"/>
            <w:vAlign w:val="center"/>
          </w:tcPr>
          <w:p w14:paraId="3B7A8639">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kern w:val="2"/>
                <w:sz w:val="28"/>
                <w:szCs w:val="28"/>
                <w:highlight w:val="none"/>
                <w:vertAlign w:val="baseline"/>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10分</w:t>
            </w:r>
          </w:p>
        </w:tc>
        <w:tc>
          <w:tcPr>
            <w:tcW w:w="8348" w:type="dxa"/>
            <w:shd w:val="clear" w:color="auto" w:fill="auto"/>
            <w:noWrap w:val="0"/>
            <w:vAlign w:val="center"/>
          </w:tcPr>
          <w:p w14:paraId="6369AFBF">
            <w:pPr>
              <w:keepNext w:val="0"/>
              <w:keepLines w:val="0"/>
              <w:pageBreakBefore w:val="0"/>
              <w:wordWrap/>
              <w:topLinePunct w:val="0"/>
              <w:bidi w:val="0"/>
              <w:spacing w:line="520" w:lineRule="exact"/>
              <w:jc w:val="both"/>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(附件一第</w:t>
            </w:r>
            <w:r>
              <w:rPr>
                <w:rFonts w:hint="eastAsia" w:ascii="方正仿宋_GB2312" w:hAnsi="方正仿宋_GB2312" w:eastAsia="方正仿宋_GB2312" w:cs="方正仿宋_GB2312"/>
                <w:b w:val="0"/>
                <w:bCs w:val="0"/>
                <w:color w:val="auto"/>
                <w:spacing w:val="-4"/>
                <w:sz w:val="28"/>
                <w:szCs w:val="28"/>
                <w:highlight w:val="none"/>
                <w:lang w:val="en-US" w:eastAsia="zh-CN"/>
              </w:rPr>
              <w:t>五点</w:t>
            </w:r>
            <w:r>
              <w:rPr>
                <w:rFonts w:hint="eastAsia" w:ascii="方正仿宋_GB2312" w:hAnsi="方正仿宋_GB2312" w:eastAsia="方正仿宋_GB2312" w:cs="方正仿宋_GB2312"/>
                <w:b w:val="0"/>
                <w:bCs w:val="0"/>
                <w:color w:val="auto"/>
                <w:spacing w:val="-4"/>
                <w:sz w:val="28"/>
                <w:szCs w:val="28"/>
                <w:highlight w:val="none"/>
              </w:rPr>
              <w:t>运维管理要求</w:t>
            </w:r>
            <w:r>
              <w:rPr>
                <w:rFonts w:hint="eastAsia" w:ascii="方正仿宋_GB2312" w:hAnsi="方正仿宋_GB2312" w:eastAsia="方正仿宋_GB2312" w:cs="方正仿宋_GB2312"/>
                <w:b w:val="0"/>
                <w:bCs w:val="0"/>
                <w:color w:val="auto"/>
                <w:spacing w:val="-4"/>
                <w:sz w:val="28"/>
                <w:szCs w:val="28"/>
                <w:highlight w:val="none"/>
                <w:lang w:eastAsia="zh-CN"/>
              </w:rPr>
              <w:t>、</w:t>
            </w:r>
            <w:r>
              <w:rPr>
                <w:rFonts w:hint="eastAsia" w:ascii="方正仿宋_GB2312" w:hAnsi="方正仿宋_GB2312" w:eastAsia="方正仿宋_GB2312" w:cs="方正仿宋_GB2312"/>
                <w:b w:val="0"/>
                <w:bCs w:val="0"/>
                <w:color w:val="auto"/>
                <w:spacing w:val="-4"/>
                <w:sz w:val="28"/>
                <w:szCs w:val="28"/>
                <w:highlight w:val="none"/>
                <w:lang w:val="en-US" w:eastAsia="zh-CN"/>
              </w:rPr>
              <w:t>第七点</w:t>
            </w:r>
            <w:r>
              <w:rPr>
                <w:rFonts w:hint="eastAsia" w:ascii="方正仿宋_GB2312" w:hAnsi="方正仿宋_GB2312" w:eastAsia="方正仿宋_GB2312" w:cs="方正仿宋_GB2312"/>
                <w:b w:val="0"/>
                <w:bCs w:val="0"/>
                <w:color w:val="auto"/>
                <w:spacing w:val="-4"/>
                <w:sz w:val="28"/>
                <w:szCs w:val="28"/>
                <w:highlight w:val="none"/>
              </w:rPr>
              <w:t>质保与后期运维商务要求</w:t>
            </w:r>
            <w:r>
              <w:rPr>
                <w:rFonts w:hint="eastAsia" w:ascii="仿宋_GB2312" w:hAnsi="仿宋_GB2312" w:eastAsia="仿宋_GB2312" w:cs="仿宋_GB2312"/>
                <w:color w:val="auto"/>
                <w:sz w:val="28"/>
                <w:szCs w:val="28"/>
                <w:highlight w:val="none"/>
                <w:vertAlign w:val="baseline"/>
                <w:lang w:val="en-US" w:eastAsia="zh-CN"/>
              </w:rPr>
              <w:t>)</w:t>
            </w:r>
          </w:p>
          <w:p w14:paraId="67EA225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kern w:val="2"/>
                <w:sz w:val="28"/>
                <w:szCs w:val="28"/>
                <w:highlight w:val="none"/>
                <w:vertAlign w:val="baseline"/>
                <w:lang w:val="en-US" w:eastAsia="zh-CN" w:bidi="ar-SA"/>
              </w:rPr>
            </w:pPr>
            <w:r>
              <w:rPr>
                <w:rFonts w:hint="eastAsia" w:ascii="仿宋_GB2312" w:hAnsi="仿宋_GB2312" w:eastAsia="仿宋_GB2312" w:cs="仿宋_GB2312"/>
                <w:color w:val="auto"/>
                <w:sz w:val="28"/>
                <w:szCs w:val="28"/>
                <w:highlight w:val="none"/>
                <w:vertAlign w:val="baseline"/>
                <w:lang w:val="en-US" w:eastAsia="zh-CN"/>
              </w:rPr>
              <w:t>仅承诺故障修复，缺少巡检、升级、台账、常态化维护等内容，不得分；运维管理方案完善得5-10分</w:t>
            </w:r>
          </w:p>
        </w:tc>
      </w:tr>
      <w:tr w14:paraId="1AC7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637" w:type="dxa"/>
            <w:vMerge w:val="restart"/>
            <w:noWrap w:val="0"/>
            <w:vAlign w:val="center"/>
          </w:tcPr>
          <w:p w14:paraId="07B9D71A">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商务维度</w:t>
            </w:r>
          </w:p>
          <w:p w14:paraId="73D47D71">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满分100分  权重10%</w:t>
            </w:r>
          </w:p>
        </w:tc>
        <w:tc>
          <w:tcPr>
            <w:tcW w:w="1610" w:type="dxa"/>
            <w:noWrap w:val="0"/>
            <w:vAlign w:val="center"/>
          </w:tcPr>
          <w:p w14:paraId="74CB3D0B">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企业资质、经营及信用状况</w:t>
            </w:r>
          </w:p>
        </w:tc>
        <w:tc>
          <w:tcPr>
            <w:tcW w:w="1233" w:type="dxa"/>
            <w:noWrap w:val="0"/>
            <w:vAlign w:val="center"/>
          </w:tcPr>
          <w:p w14:paraId="5BBAA283">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25</w:t>
            </w:r>
            <w:r>
              <w:rPr>
                <w:rFonts w:hint="default" w:ascii="仿宋_GB2312" w:hAnsi="仿宋_GB2312" w:eastAsia="仿宋_GB2312" w:cs="仿宋_GB2312"/>
                <w:color w:val="auto"/>
                <w:sz w:val="28"/>
                <w:szCs w:val="28"/>
                <w:highlight w:val="none"/>
                <w:vertAlign w:val="baseline"/>
                <w:lang w:val="en-US" w:eastAsia="zh-CN"/>
              </w:rPr>
              <w:t>分</w:t>
            </w:r>
          </w:p>
        </w:tc>
        <w:tc>
          <w:tcPr>
            <w:tcW w:w="8348" w:type="dxa"/>
            <w:noWrap w:val="0"/>
            <w:vAlign w:val="center"/>
          </w:tcPr>
          <w:p w14:paraId="3DA84F75">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①具备软件研发/信息化实施相关资质；</w:t>
            </w:r>
          </w:p>
          <w:p w14:paraId="1BEC493B">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②提供2024/2025年度经第三方审计机构审计的财务审计报告；</w:t>
            </w:r>
          </w:p>
          <w:p w14:paraId="3A99A07E">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③国家企业信用信息公示系统无失信被执行人、重大行政处罚记录。</w:t>
            </w:r>
          </w:p>
          <w:p w14:paraId="6A4A5902">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eastAsia" w:ascii="仿宋_GB2312" w:hAnsi="仿宋_GB2312" w:eastAsia="宋体"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三项全部满足得25分；满足两项得20分；满足一项及以下 0 分。</w:t>
            </w:r>
          </w:p>
        </w:tc>
      </w:tr>
      <w:tr w14:paraId="4F47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637" w:type="dxa"/>
            <w:vMerge w:val="continue"/>
            <w:noWrap w:val="0"/>
            <w:vAlign w:val="center"/>
          </w:tcPr>
          <w:p w14:paraId="1623E6D2">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p>
        </w:tc>
        <w:tc>
          <w:tcPr>
            <w:tcW w:w="1610" w:type="dxa"/>
            <w:noWrap w:val="0"/>
            <w:vAlign w:val="center"/>
          </w:tcPr>
          <w:p w14:paraId="14B002CB">
            <w:pPr>
              <w:keepNext w:val="0"/>
              <w:keepLines w:val="0"/>
              <w:pageBreakBefore w:val="0"/>
              <w:widowControl w:val="0"/>
              <w:numPr>
                <w:ilvl w:val="0"/>
                <w:numId w:val="0"/>
              </w:numPr>
              <w:wordWrap/>
              <w:topLinePunct w:val="0"/>
              <w:bidi w:val="0"/>
              <w:spacing w:line="520" w:lineRule="exact"/>
              <w:jc w:val="center"/>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业绩要求</w:t>
            </w:r>
          </w:p>
        </w:tc>
        <w:tc>
          <w:tcPr>
            <w:tcW w:w="1233" w:type="dxa"/>
            <w:noWrap w:val="0"/>
            <w:vAlign w:val="center"/>
          </w:tcPr>
          <w:p w14:paraId="23058A78">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30</w:t>
            </w:r>
            <w:r>
              <w:rPr>
                <w:rFonts w:hint="default" w:ascii="仿宋_GB2312" w:hAnsi="仿宋_GB2312" w:eastAsia="仿宋_GB2312" w:cs="仿宋_GB2312"/>
                <w:color w:val="auto"/>
                <w:sz w:val="28"/>
                <w:szCs w:val="28"/>
                <w:highlight w:val="none"/>
                <w:vertAlign w:val="baseline"/>
                <w:lang w:val="en-US" w:eastAsia="zh-CN"/>
              </w:rPr>
              <w:t>分</w:t>
            </w:r>
          </w:p>
        </w:tc>
        <w:tc>
          <w:tcPr>
            <w:tcW w:w="8348" w:type="dxa"/>
            <w:noWrap w:val="0"/>
            <w:vAlign w:val="center"/>
          </w:tcPr>
          <w:p w14:paraId="38BE5B99">
            <w:pPr>
              <w:keepNext w:val="0"/>
              <w:keepLines w:val="0"/>
              <w:pageBreakBefore w:val="0"/>
              <w:widowControl w:val="0"/>
              <w:numPr>
                <w:ilvl w:val="0"/>
                <w:numId w:val="0"/>
              </w:numPr>
              <w:wordWrap/>
              <w:topLinePunct w:val="0"/>
              <w:bidi w:val="0"/>
              <w:spacing w:line="520" w:lineRule="exact"/>
              <w:ind w:left="0" w:leftChars="0" w:firstLine="0" w:firstLineChars="0"/>
              <w:jc w:val="left"/>
              <w:rPr>
                <w:ins w:id="31" w:author="彭成海" w:date="2026-07-31T19:38:17Z"/>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供应商具有保税 WMS 系统相关项目业绩得 满分；仅有普通仓储 WMS系统项目业绩、无保税相关项目得25分；无任何</w:t>
            </w:r>
            <w:del w:id="32" w:author="陈帆" w:date="2026-07-31T19:19:59Z">
              <w:r>
                <w:rPr>
                  <w:rFonts w:hint="eastAsia" w:ascii="仿宋_GB2312" w:hAnsi="仿宋_GB2312" w:eastAsia="仿宋_GB2312" w:cs="仿宋_GB2312"/>
                  <w:color w:val="auto"/>
                  <w:sz w:val="28"/>
                  <w:szCs w:val="28"/>
                  <w:highlight w:val="none"/>
                  <w:vertAlign w:val="baseline"/>
                  <w:lang w:val="en-US" w:eastAsia="zh-CN"/>
                </w:rPr>
                <w:delText xml:space="preserve"> </w:delText>
              </w:r>
            </w:del>
            <w:r>
              <w:rPr>
                <w:rFonts w:hint="eastAsia" w:ascii="仿宋_GB2312" w:hAnsi="仿宋_GB2312" w:eastAsia="仿宋_GB2312" w:cs="仿宋_GB2312"/>
                <w:color w:val="auto"/>
                <w:sz w:val="28"/>
                <w:szCs w:val="28"/>
                <w:highlight w:val="none"/>
                <w:vertAlign w:val="baseline"/>
                <w:lang w:val="en-US" w:eastAsia="zh-CN"/>
              </w:rPr>
              <w:t>WMS</w:t>
            </w:r>
            <w:del w:id="33" w:author="陈帆" w:date="2026-07-31T19:20:01Z">
              <w:r>
                <w:rPr>
                  <w:rFonts w:hint="eastAsia" w:ascii="仿宋_GB2312" w:hAnsi="仿宋_GB2312" w:eastAsia="仿宋_GB2312" w:cs="仿宋_GB2312"/>
                  <w:color w:val="auto"/>
                  <w:sz w:val="28"/>
                  <w:szCs w:val="28"/>
                  <w:highlight w:val="none"/>
                  <w:vertAlign w:val="baseline"/>
                  <w:lang w:val="en-US" w:eastAsia="zh-CN"/>
                </w:rPr>
                <w:delText xml:space="preserve"> </w:delText>
              </w:r>
            </w:del>
            <w:r>
              <w:rPr>
                <w:rFonts w:hint="eastAsia" w:ascii="仿宋_GB2312" w:hAnsi="仿宋_GB2312" w:eastAsia="仿宋_GB2312" w:cs="仿宋_GB2312"/>
                <w:color w:val="auto"/>
                <w:sz w:val="28"/>
                <w:szCs w:val="28"/>
                <w:highlight w:val="none"/>
                <w:vertAlign w:val="baseline"/>
                <w:lang w:val="en-US" w:eastAsia="zh-CN"/>
              </w:rPr>
              <w:t>实施业绩</w:t>
            </w:r>
            <w:ins w:id="34" w:author="陈帆" w:date="2026-07-31T19:19:32Z">
              <w:r>
                <w:rPr>
                  <w:rFonts w:hint="eastAsia" w:ascii="仿宋_GB2312" w:hAnsi="仿宋_GB2312" w:eastAsia="仿宋_GB2312" w:cs="仿宋_GB2312"/>
                  <w:color w:val="auto"/>
                  <w:sz w:val="28"/>
                  <w:szCs w:val="28"/>
                  <w:highlight w:val="none"/>
                  <w:vertAlign w:val="baseline"/>
                  <w:lang w:val="en-US" w:eastAsia="zh-CN"/>
                </w:rPr>
                <w:t>但有</w:t>
              </w:r>
            </w:ins>
            <w:ins w:id="35" w:author="陈帆" w:date="2026-07-31T19:19:35Z">
              <w:r>
                <w:rPr>
                  <w:rFonts w:hint="eastAsia" w:ascii="仿宋_GB2312" w:hAnsi="仿宋_GB2312" w:eastAsia="仿宋_GB2312" w:cs="仿宋_GB2312"/>
                  <w:color w:val="auto"/>
                  <w:sz w:val="28"/>
                  <w:szCs w:val="28"/>
                  <w:highlight w:val="none"/>
                  <w:vertAlign w:val="baseline"/>
                  <w:lang w:val="en-US" w:eastAsia="zh-CN"/>
                </w:rPr>
                <w:t>其他</w:t>
              </w:r>
            </w:ins>
            <w:ins w:id="36" w:author="陈帆" w:date="2026-07-31T19:19:42Z">
              <w:r>
                <w:rPr>
                  <w:rFonts w:hint="eastAsia" w:ascii="仿宋_GB2312" w:hAnsi="仿宋_GB2312" w:eastAsia="仿宋_GB2312" w:cs="仿宋_GB2312"/>
                  <w:color w:val="auto"/>
                  <w:sz w:val="28"/>
                  <w:szCs w:val="28"/>
                  <w:highlight w:val="none"/>
                  <w:vertAlign w:val="baseline"/>
                  <w:lang w:val="en-US" w:eastAsia="zh-CN"/>
                </w:rPr>
                <w:t>软件</w:t>
              </w:r>
            </w:ins>
            <w:ins w:id="37" w:author="陈帆" w:date="2026-07-31T19:19:43Z">
              <w:r>
                <w:rPr>
                  <w:rFonts w:hint="eastAsia" w:ascii="仿宋_GB2312" w:hAnsi="仿宋_GB2312" w:eastAsia="仿宋_GB2312" w:cs="仿宋_GB2312"/>
                  <w:color w:val="auto"/>
                  <w:sz w:val="28"/>
                  <w:szCs w:val="28"/>
                  <w:highlight w:val="none"/>
                  <w:vertAlign w:val="baseline"/>
                  <w:lang w:val="en-US" w:eastAsia="zh-CN"/>
                </w:rPr>
                <w:t>系统</w:t>
              </w:r>
            </w:ins>
            <w:ins w:id="38" w:author="陈帆" w:date="2026-07-31T19:21:20Z">
              <w:r>
                <w:rPr>
                  <w:rFonts w:hint="eastAsia" w:ascii="仿宋_GB2312" w:hAnsi="仿宋_GB2312" w:eastAsia="仿宋_GB2312" w:cs="仿宋_GB2312"/>
                  <w:color w:val="auto"/>
                  <w:sz w:val="28"/>
                  <w:szCs w:val="28"/>
                  <w:highlight w:val="none"/>
                  <w:vertAlign w:val="baseline"/>
                  <w:lang w:val="en-US" w:eastAsia="zh-CN"/>
                </w:rPr>
                <w:t>项目</w:t>
              </w:r>
            </w:ins>
            <w:ins w:id="39" w:author="陈帆" w:date="2026-07-31T19:19:45Z">
              <w:r>
                <w:rPr>
                  <w:rFonts w:hint="eastAsia" w:ascii="仿宋_GB2312" w:hAnsi="仿宋_GB2312" w:eastAsia="仿宋_GB2312" w:cs="仿宋_GB2312"/>
                  <w:color w:val="auto"/>
                  <w:sz w:val="28"/>
                  <w:szCs w:val="28"/>
                  <w:highlight w:val="none"/>
                  <w:vertAlign w:val="baseline"/>
                  <w:lang w:val="en-US" w:eastAsia="zh-CN"/>
                </w:rPr>
                <w:t>开发</w:t>
              </w:r>
            </w:ins>
            <w:ins w:id="40" w:author="陈帆" w:date="2026-07-31T19:21:28Z">
              <w:r>
                <w:rPr>
                  <w:rFonts w:hint="eastAsia" w:ascii="仿宋_GB2312" w:hAnsi="仿宋_GB2312" w:eastAsia="仿宋_GB2312" w:cs="仿宋_GB2312"/>
                  <w:color w:val="auto"/>
                  <w:sz w:val="28"/>
                  <w:szCs w:val="28"/>
                  <w:highlight w:val="none"/>
                  <w:vertAlign w:val="baseline"/>
                  <w:lang w:val="en-US" w:eastAsia="zh-CN"/>
                </w:rPr>
                <w:t>业绩</w:t>
              </w:r>
            </w:ins>
            <w:ins w:id="41" w:author="陈帆" w:date="2026-07-31T19:21:52Z">
              <w:r>
                <w:rPr>
                  <w:rFonts w:hint="eastAsia" w:ascii="仿宋_GB2312" w:hAnsi="仿宋_GB2312" w:eastAsia="仿宋_GB2312" w:cs="仿宋_GB2312"/>
                  <w:color w:val="auto"/>
                  <w:sz w:val="28"/>
                  <w:szCs w:val="28"/>
                  <w:highlight w:val="none"/>
                  <w:vertAlign w:val="baseline"/>
                  <w:lang w:val="en-US" w:eastAsia="zh-CN"/>
                </w:rPr>
                <w:t>，</w:t>
              </w:r>
            </w:ins>
            <w:r>
              <w:rPr>
                <w:rFonts w:hint="eastAsia" w:ascii="仿宋_GB2312" w:hAnsi="仿宋_GB2312" w:eastAsia="仿宋_GB2312" w:cs="仿宋_GB2312"/>
                <w:color w:val="auto"/>
                <w:sz w:val="28"/>
                <w:szCs w:val="28"/>
                <w:highlight w:val="none"/>
                <w:vertAlign w:val="baseline"/>
                <w:lang w:val="en-US" w:eastAsia="zh-CN"/>
              </w:rPr>
              <w:t>得15 分。（需提供相关证明文件，如盖公章合同等）</w:t>
            </w:r>
          </w:p>
          <w:p w14:paraId="7A6021DD">
            <w:pPr>
              <w:keepNext w:val="0"/>
              <w:keepLines w:val="0"/>
              <w:pageBreakBefore w:val="0"/>
              <w:widowControl w:val="0"/>
              <w:numPr>
                <w:ilvl w:val="0"/>
                <w:numId w:val="0"/>
              </w:numPr>
              <w:wordWrap/>
              <w:topLinePunct w:val="0"/>
              <w:bidi w:val="0"/>
              <w:spacing w:line="520" w:lineRule="exact"/>
              <w:ind w:left="0" w:leftChars="0" w:firstLine="0" w:firstLineChars="0"/>
              <w:jc w:val="left"/>
              <w:rPr>
                <w:rFonts w:hint="default" w:ascii="仿宋_GB2312" w:hAnsi="仿宋_GB2312" w:eastAsia="仿宋_GB2312" w:cs="仿宋_GB2312"/>
                <w:color w:val="auto"/>
                <w:sz w:val="28"/>
                <w:szCs w:val="28"/>
                <w:highlight w:val="none"/>
                <w:vertAlign w:val="baseline"/>
                <w:lang w:val="en-US" w:eastAsia="zh-CN"/>
              </w:rPr>
            </w:pPr>
            <w:ins w:id="42" w:author="彭成海" w:date="2026-07-31T19:38:38Z">
              <w:r>
                <w:rPr>
                  <w:rFonts w:hint="eastAsia" w:ascii="仿宋_GB2312" w:hAnsi="仿宋_GB2312" w:eastAsia="仿宋_GB2312" w:cs="仿宋_GB2312"/>
                  <w:color w:val="auto"/>
                  <w:sz w:val="28"/>
                  <w:szCs w:val="28"/>
                  <w:highlight w:val="none"/>
                  <w:vertAlign w:val="baseline"/>
                  <w:lang w:val="en-US" w:eastAsia="zh-CN"/>
                </w:rPr>
                <w:t>以上条件均不满足的得0分。</w:t>
              </w:r>
            </w:ins>
          </w:p>
        </w:tc>
      </w:tr>
      <w:tr w14:paraId="3211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1637" w:type="dxa"/>
            <w:vMerge w:val="continue"/>
            <w:noWrap w:val="0"/>
            <w:vAlign w:val="top"/>
          </w:tcPr>
          <w:p w14:paraId="1186799B">
            <w:pPr>
              <w:keepNext w:val="0"/>
              <w:keepLines w:val="0"/>
              <w:pageBreakBefore w:val="0"/>
              <w:widowControl w:val="0"/>
              <w:numPr>
                <w:ilvl w:val="0"/>
                <w:numId w:val="0"/>
              </w:numPr>
              <w:wordWrap/>
              <w:topLinePunct w:val="0"/>
              <w:bidi w:val="0"/>
              <w:spacing w:line="520" w:lineRule="exact"/>
              <w:jc w:val="center"/>
              <w:rPr>
                <w:rFonts w:hint="eastAsia" w:ascii="仿宋_GB2312" w:hAnsi="仿宋_GB2312" w:eastAsia="仿宋_GB2312" w:cs="仿宋_GB2312"/>
                <w:color w:val="auto"/>
                <w:sz w:val="28"/>
                <w:szCs w:val="28"/>
                <w:highlight w:val="none"/>
                <w:vertAlign w:val="baseline"/>
                <w:lang w:val="en-US" w:eastAsia="zh-CN"/>
              </w:rPr>
            </w:pPr>
          </w:p>
        </w:tc>
        <w:tc>
          <w:tcPr>
            <w:tcW w:w="1610" w:type="dxa"/>
            <w:noWrap w:val="0"/>
            <w:vAlign w:val="center"/>
          </w:tcPr>
          <w:p w14:paraId="0C608507">
            <w:pPr>
              <w:keepNext w:val="0"/>
              <w:keepLines w:val="0"/>
              <w:pageBreakBefore w:val="0"/>
              <w:widowControl w:val="0"/>
              <w:numPr>
                <w:ilvl w:val="0"/>
                <w:numId w:val="0"/>
              </w:numPr>
              <w:wordWrap/>
              <w:topLinePunct w:val="0"/>
              <w:bidi w:val="0"/>
              <w:spacing w:line="520" w:lineRule="exact"/>
              <w:jc w:val="center"/>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质保及后期运维商务方案</w:t>
            </w:r>
          </w:p>
        </w:tc>
        <w:tc>
          <w:tcPr>
            <w:tcW w:w="1233" w:type="dxa"/>
            <w:noWrap w:val="0"/>
            <w:vAlign w:val="center"/>
          </w:tcPr>
          <w:p w14:paraId="12DEB24F">
            <w:pPr>
              <w:keepNext w:val="0"/>
              <w:keepLines w:val="0"/>
              <w:pageBreakBefore w:val="0"/>
              <w:widowControl w:val="0"/>
              <w:numPr>
                <w:ilvl w:val="0"/>
                <w:numId w:val="0"/>
              </w:numPr>
              <w:wordWrap/>
              <w:topLinePunct w:val="0"/>
              <w:bidi w:val="0"/>
              <w:spacing w:line="520" w:lineRule="exact"/>
              <w:ind w:left="0" w:leftChars="0" w:firstLine="0" w:firstLineChars="0"/>
              <w:jc w:val="center"/>
              <w:rPr>
                <w:rFonts w:hint="default"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45分</w:t>
            </w:r>
          </w:p>
        </w:tc>
        <w:tc>
          <w:tcPr>
            <w:tcW w:w="8348" w:type="dxa"/>
            <w:noWrap w:val="0"/>
            <w:vAlign w:val="center"/>
          </w:tcPr>
          <w:p w14:paraId="57E231FE">
            <w:pPr>
              <w:keepNext w:val="0"/>
              <w:keepLines w:val="0"/>
              <w:pageBreakBefore w:val="0"/>
              <w:widowControl w:val="0"/>
              <w:numPr>
                <w:ilvl w:val="0"/>
                <w:numId w:val="5"/>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免费质保运维承诺（15 分，最低免费质保期限不少于 1 年）</w:t>
            </w:r>
          </w:p>
          <w:p w14:paraId="3A2EF1D0">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供应商承诺免费质保期限最长的得 15 分；其余满足最低质保年限要求的得 10 分；</w:t>
            </w:r>
          </w:p>
          <w:p w14:paraId="3A5C8125">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未清晰列明质保服务范围的，本小项不得分。</w:t>
            </w:r>
          </w:p>
          <w:p w14:paraId="38B771CD">
            <w:pPr>
              <w:keepNext w:val="0"/>
              <w:keepLines w:val="0"/>
              <w:pageBreakBefore w:val="0"/>
              <w:widowControl w:val="0"/>
              <w:numPr>
                <w:ilvl w:val="0"/>
                <w:numId w:val="5"/>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 xml:space="preserve">质保期满年度运维报价（20 分） </w:t>
            </w:r>
          </w:p>
          <w:p w14:paraId="180B2EBB">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供应商须完整出具运维服务清单及含税年度运维明细报价，运维服务内容须与采购需求运维标准保持一致。同等服务标准下，年度运维年费最低的得 20 分；其余有效报价得 15 分；未提供运维明细报价、运维服务清单内容缺失的，本小项不得分。</w:t>
            </w:r>
          </w:p>
          <w:p w14:paraId="08514AD5">
            <w:pPr>
              <w:keepNext w:val="0"/>
              <w:keepLines w:val="0"/>
              <w:pageBreakBefore w:val="0"/>
              <w:widowControl w:val="0"/>
              <w:numPr>
                <w:ilvl w:val="0"/>
                <w:numId w:val="5"/>
              </w:numPr>
              <w:wordWrap/>
              <w:topLinePunct w:val="0"/>
              <w:bidi w:val="0"/>
              <w:spacing w:line="520" w:lineRule="exact"/>
              <w:ind w:left="0" w:leftChars="0" w:firstLine="0" w:firstLine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项目验收后新增功能二次开发工时报价（10分）</w:t>
            </w:r>
          </w:p>
          <w:p w14:paraId="49FBED03">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供应商须单独列明项目验收完成后，甲方后续新增需求、功能迭代、二次开发的单人单日含税工时费标准</w:t>
            </w:r>
          </w:p>
          <w:p w14:paraId="5FCC6965">
            <w:pPr>
              <w:keepNext w:val="0"/>
              <w:keepLines w:val="0"/>
              <w:pageBreakBefore w:val="0"/>
              <w:widowControl w:val="0"/>
              <w:numPr>
                <w:ilvl w:val="0"/>
                <w:numId w:val="0"/>
              </w:numPr>
              <w:wordWrap/>
              <w:topLinePunct w:val="0"/>
              <w:bidi w:val="0"/>
              <w:spacing w:line="520" w:lineRule="exact"/>
              <w:ind w:leftChars="0"/>
              <w:jc w:val="left"/>
              <w:rPr>
                <w:rFonts w:hint="eastAsia" w:ascii="仿宋_GB2312" w:hAnsi="仿宋_GB2312" w:eastAsia="仿宋_GB2312" w:cs="仿宋_GB2312"/>
                <w:color w:val="auto"/>
                <w:sz w:val="28"/>
                <w:szCs w:val="28"/>
                <w:highlight w:val="none"/>
                <w:vertAlign w:val="baseline"/>
                <w:lang w:val="en-US" w:eastAsia="zh-CN"/>
              </w:rPr>
            </w:pPr>
            <w:r>
              <w:rPr>
                <w:rFonts w:hint="eastAsia" w:ascii="仿宋_GB2312" w:hAnsi="仿宋_GB2312" w:eastAsia="仿宋_GB2312" w:cs="仿宋_GB2312"/>
                <w:color w:val="auto"/>
                <w:sz w:val="28"/>
                <w:szCs w:val="28"/>
                <w:highlight w:val="none"/>
                <w:vertAlign w:val="baseline"/>
                <w:lang w:val="en-US" w:eastAsia="zh-CN"/>
              </w:rPr>
              <w:t>单日工时费最低的得 10 分，其他有效工时报价得 6 分；</w:t>
            </w:r>
          </w:p>
          <w:p w14:paraId="6E822F0F">
            <w:pPr>
              <w:keepNext w:val="0"/>
              <w:keepLines w:val="0"/>
              <w:pageBreakBefore w:val="0"/>
              <w:widowControl w:val="0"/>
              <w:numPr>
                <w:ilvl w:val="0"/>
                <w:numId w:val="0"/>
              </w:numPr>
              <w:wordWrap/>
              <w:topLinePunct w:val="0"/>
              <w:bidi w:val="0"/>
              <w:spacing w:line="520" w:lineRule="exact"/>
              <w:ind w:leftChars="0"/>
              <w:jc w:val="left"/>
              <w:rPr>
                <w:rStyle w:val="15"/>
                <w:rFonts w:hint="default" w:ascii="宋体" w:hAnsi="宋体" w:eastAsia="宋体" w:cs="宋体"/>
                <w:color w:val="auto"/>
                <w:sz w:val="16"/>
                <w:szCs w:val="16"/>
                <w:lang w:val="en-US" w:eastAsia="zh-CN"/>
              </w:rPr>
            </w:pPr>
            <w:r>
              <w:rPr>
                <w:rFonts w:hint="eastAsia" w:ascii="仿宋_GB2312" w:hAnsi="仿宋_GB2312" w:eastAsia="仿宋_GB2312" w:cs="仿宋_GB2312"/>
                <w:color w:val="auto"/>
                <w:sz w:val="28"/>
                <w:szCs w:val="28"/>
                <w:highlight w:val="none"/>
                <w:vertAlign w:val="baseline"/>
                <w:lang w:val="en-US" w:eastAsia="zh-CN"/>
              </w:rPr>
              <w:t>未提供二次开发工时费标准、无报价明细的本项不得分。</w:t>
            </w:r>
          </w:p>
        </w:tc>
      </w:tr>
    </w:tbl>
    <w:p w14:paraId="70081058">
      <w:pPr>
        <w:pStyle w:val="11"/>
        <w:keepNext w:val="0"/>
        <w:keepLines w:val="0"/>
        <w:pageBreakBefore w:val="0"/>
        <w:widowControl w:val="0"/>
        <w:kinsoku w:val="0"/>
        <w:wordWrap/>
        <w:overflowPunct/>
        <w:topLinePunct w:val="0"/>
        <w:autoSpaceDE w:val="0"/>
        <w:autoSpaceDN w:val="0"/>
        <w:bidi w:val="0"/>
        <w:adjustRightInd w:val="0"/>
        <w:snapToGrid w:val="0"/>
        <w:spacing w:line="520" w:lineRule="exact"/>
        <w:ind w:left="0" w:leftChars="0" w:firstLine="0" w:firstLineChars="0"/>
        <w:textAlignment w:val="baseline"/>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注：</w:t>
      </w:r>
      <w:r>
        <w:rPr>
          <w:rFonts w:hint="eastAsia" w:ascii="方正仿宋_GB2312" w:hAnsi="方正仿宋_GB2312" w:eastAsia="方正仿宋_GB2312" w:cs="方正仿宋_GB2312"/>
          <w:b/>
          <w:bCs/>
          <w:color w:val="auto"/>
          <w:sz w:val="28"/>
          <w:szCs w:val="28"/>
          <w:highlight w:val="none"/>
          <w:lang w:val="en-US" w:eastAsia="zh-CN"/>
        </w:rPr>
        <w:t>1.报价限价硬性要求</w:t>
      </w:r>
      <w:bookmarkStart w:id="0" w:name="_GoBack"/>
      <w:bookmarkEnd w:id="0"/>
    </w:p>
    <w:p w14:paraId="1D0AFF72">
      <w:pPr>
        <w:pStyle w:val="11"/>
        <w:keepNext w:val="0"/>
        <w:keepLines w:val="0"/>
        <w:pageBreakBefore w:val="0"/>
        <w:widowControl w:val="0"/>
        <w:kinsoku w:val="0"/>
        <w:wordWrap/>
        <w:overflowPunct/>
        <w:topLinePunct w:val="0"/>
        <w:autoSpaceDE w:val="0"/>
        <w:autoSpaceDN w:val="0"/>
        <w:bidi w:val="0"/>
        <w:adjustRightInd w:val="0"/>
        <w:snapToGrid w:val="0"/>
        <w:spacing w:line="520" w:lineRule="exact"/>
        <w:ind w:left="0" w:leftChars="0" w:firstLine="562" w:firstLineChars="200"/>
        <w:textAlignment w:val="baseline"/>
        <w:rPr>
          <w:rFonts w:hint="eastAsia" w:ascii="方正仿宋_GB2312" w:hAnsi="方正仿宋_GB2312" w:eastAsia="方正仿宋_GB2312" w:cs="方正仿宋_GB2312"/>
          <w:b/>
          <w:bCs/>
          <w:color w:val="auto"/>
          <w:sz w:val="28"/>
          <w:szCs w:val="28"/>
          <w:highlight w:val="none"/>
          <w:lang w:val="en-US" w:eastAsia="zh-CN"/>
        </w:rPr>
      </w:pPr>
      <w:r>
        <w:rPr>
          <w:rFonts w:hint="eastAsia" w:ascii="方正仿宋_GB2312" w:hAnsi="方正仿宋_GB2312" w:eastAsia="方正仿宋_GB2312" w:cs="方正仿宋_GB2312"/>
          <w:b/>
          <w:bCs/>
          <w:color w:val="auto"/>
          <w:sz w:val="28"/>
          <w:szCs w:val="28"/>
          <w:highlight w:val="none"/>
          <w:lang w:val="en-US" w:eastAsia="zh-CN"/>
        </w:rPr>
        <w:t>1.1供应商报价最高总价格限价：48万元（含税），超过该限价，报价无效；</w:t>
      </w:r>
    </w:p>
    <w:p w14:paraId="4D5CEFDC">
      <w:pPr>
        <w:pStyle w:val="11"/>
        <w:keepNext w:val="0"/>
        <w:keepLines w:val="0"/>
        <w:pageBreakBefore w:val="0"/>
        <w:widowControl w:val="0"/>
        <w:kinsoku w:val="0"/>
        <w:wordWrap/>
        <w:overflowPunct/>
        <w:topLinePunct w:val="0"/>
        <w:autoSpaceDE w:val="0"/>
        <w:autoSpaceDN w:val="0"/>
        <w:bidi w:val="0"/>
        <w:adjustRightInd w:val="0"/>
        <w:snapToGrid w:val="0"/>
        <w:spacing w:line="520" w:lineRule="exact"/>
        <w:ind w:left="0" w:leftChars="0" w:firstLine="562" w:firstLineChars="200"/>
        <w:textAlignment w:val="baseline"/>
        <w:rPr>
          <w:rFonts w:hint="eastAsia" w:ascii="方正仿宋_GB2312" w:hAnsi="方正仿宋_GB2312" w:eastAsia="方正仿宋_GB2312" w:cs="方正仿宋_GB2312"/>
          <w:b/>
          <w:bCs/>
          <w:color w:val="auto"/>
          <w:sz w:val="28"/>
          <w:szCs w:val="28"/>
          <w:highlight w:val="none"/>
          <w:lang w:val="en-US" w:eastAsia="zh-CN"/>
        </w:rPr>
      </w:pPr>
      <w:r>
        <w:rPr>
          <w:rFonts w:hint="eastAsia" w:ascii="方正仿宋_GB2312" w:hAnsi="方正仿宋_GB2312" w:eastAsia="方正仿宋_GB2312" w:cs="方正仿宋_GB2312"/>
          <w:b/>
          <w:bCs/>
          <w:color w:val="auto"/>
          <w:sz w:val="28"/>
          <w:szCs w:val="28"/>
          <w:highlight w:val="none"/>
          <w:lang w:val="en-US" w:eastAsia="zh-CN"/>
        </w:rPr>
        <w:t>1.2建设包干包含 WMS 软件、本地化服务器部署（服务器软硬件、网络设备、按需使用的中间件）、首次等保全流程服务、实施培训及免费质保；质保期满后年度网络使用费、项目验收后新增功能二次开发工时报价，不计入本次限价，报价人须单独列示。</w:t>
      </w:r>
    </w:p>
    <w:p w14:paraId="650724B3">
      <w:pPr>
        <w:pStyle w:val="11"/>
        <w:keepNext w:val="0"/>
        <w:keepLines w:val="0"/>
        <w:pageBreakBefore w:val="0"/>
        <w:widowControl w:val="0"/>
        <w:kinsoku w:val="0"/>
        <w:wordWrap/>
        <w:overflowPunct/>
        <w:topLinePunct w:val="0"/>
        <w:autoSpaceDE w:val="0"/>
        <w:autoSpaceDN w:val="0"/>
        <w:bidi w:val="0"/>
        <w:adjustRightInd w:val="0"/>
        <w:snapToGrid w:val="0"/>
        <w:spacing w:line="520" w:lineRule="exact"/>
        <w:ind w:left="0" w:leftChars="0" w:firstLine="562" w:firstLineChars="200"/>
        <w:textAlignment w:val="baseline"/>
        <w:rPr>
          <w:rFonts w:hint="eastAsia" w:ascii="方正仿宋_GB2312" w:hAnsi="方正仿宋_GB2312" w:eastAsia="方正仿宋_GB2312" w:cs="方正仿宋_GB2312"/>
          <w:b/>
          <w:bCs/>
          <w:color w:val="auto"/>
          <w:sz w:val="28"/>
          <w:szCs w:val="28"/>
          <w:highlight w:val="none"/>
          <w:lang w:val="en-US" w:eastAsia="zh-CN"/>
        </w:rPr>
      </w:pPr>
      <w:r>
        <w:rPr>
          <w:rFonts w:hint="eastAsia" w:ascii="方正仿宋_GB2312" w:hAnsi="方正仿宋_GB2312" w:eastAsia="方正仿宋_GB2312" w:cs="方正仿宋_GB2312"/>
          <w:b/>
          <w:bCs/>
          <w:color w:val="auto"/>
          <w:sz w:val="28"/>
          <w:szCs w:val="28"/>
          <w:highlight w:val="none"/>
          <w:lang w:val="en-US" w:eastAsia="zh-CN"/>
        </w:rPr>
        <w:t>1.3本次价格评审以报价合计含税总价作为唯一评分计算标准；</w:t>
      </w:r>
    </w:p>
    <w:p w14:paraId="4ED9D111">
      <w:pPr>
        <w:pStyle w:val="11"/>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520" w:lineRule="exact"/>
        <w:ind w:left="0" w:leftChars="0" w:firstLine="562" w:firstLineChars="200"/>
        <w:textAlignment w:val="baseline"/>
        <w:rPr>
          <w:rFonts w:hint="eastAsia" w:ascii="方正仿宋_GB2312" w:hAnsi="方正仿宋_GB2312" w:eastAsia="方正仿宋_GB2312" w:cs="方正仿宋_GB2312"/>
          <w:b/>
          <w:bCs/>
          <w:color w:val="auto"/>
          <w:sz w:val="28"/>
          <w:szCs w:val="28"/>
          <w:highlight w:val="none"/>
          <w:u w:val="single"/>
          <w:lang w:val="en-US" w:eastAsia="zh-CN"/>
        </w:rPr>
      </w:pPr>
      <w:r>
        <w:rPr>
          <w:rFonts w:hint="eastAsia" w:ascii="方正仿宋_GB2312" w:hAnsi="方正仿宋_GB2312" w:eastAsia="方正仿宋_GB2312" w:cs="方正仿宋_GB2312"/>
          <w:b/>
          <w:bCs/>
          <w:color w:val="auto"/>
          <w:sz w:val="28"/>
          <w:szCs w:val="28"/>
          <w:highlight w:val="none"/>
          <w:u w:val="single"/>
          <w:lang w:val="en-US" w:eastAsia="zh-CN"/>
        </w:rPr>
        <w:t>文件中带*为实质性硬性要求，若方案不满足要求，询价小组直接判定该报价为无效响应。</w:t>
      </w:r>
    </w:p>
    <w:p w14:paraId="5792CFCF">
      <w:pPr>
        <w:pStyle w:val="11"/>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20" w:lineRule="exact"/>
        <w:ind w:leftChars="200"/>
        <w:textAlignment w:val="baseline"/>
        <w:rPr>
          <w:rFonts w:hint="eastAsia" w:ascii="方正仿宋_GB2312" w:hAnsi="方正仿宋_GB2312" w:eastAsia="方正仿宋_GB2312" w:cs="方正仿宋_GB2312"/>
          <w:b/>
          <w:bCs/>
          <w:color w:val="auto"/>
          <w:spacing w:val="-11"/>
          <w:sz w:val="28"/>
          <w:szCs w:val="28"/>
          <w:highlight w:val="none"/>
          <w:lang w:val="en-US" w:eastAsia="zh-CN"/>
        </w:rPr>
      </w:pPr>
      <w:r>
        <w:rPr>
          <w:rFonts w:hint="eastAsia" w:ascii="方正仿宋_GB2312" w:hAnsi="方正仿宋_GB2312" w:eastAsia="方正仿宋_GB2312" w:cs="方正仿宋_GB2312"/>
          <w:b/>
          <w:bCs/>
          <w:color w:val="auto"/>
          <w:spacing w:val="-11"/>
          <w:sz w:val="28"/>
          <w:szCs w:val="28"/>
          <w:highlight w:val="none"/>
          <w:lang w:val="en-US" w:eastAsia="zh-CN"/>
        </w:rPr>
        <w:t>*（1）整套软硬件符合自主可控要求，CPU、服务器操作系统、数据库应在中国信息安全测评中心发布的安全可靠测评结果公告目录（https://www.itsec.gov.cn/aqkkcp/cpgg/）内，确保安全可靠等级不低于I级，中间件和网络设备应为国产品牌。服务器软硬件若不满足自主可控要求、无法按要求完成资质网上核验的，视为实质性不响应，整体报价文件作无效响应处理。</w:t>
      </w:r>
    </w:p>
    <w:p w14:paraId="2378758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18" w:firstLineChars="200"/>
        <w:jc w:val="both"/>
        <w:textAlignment w:val="auto"/>
        <w:rPr>
          <w:rFonts w:hint="eastAsia" w:ascii="方正仿宋_GB2312" w:hAnsi="方正仿宋_GB2312" w:eastAsia="方正仿宋_GB2312" w:cs="方正仿宋_GB2312"/>
          <w:b/>
          <w:bCs/>
          <w:color w:val="auto"/>
          <w:spacing w:val="-11"/>
          <w:sz w:val="28"/>
          <w:szCs w:val="28"/>
          <w:highlight w:val="none"/>
          <w:lang w:val="en-US" w:eastAsia="zh-CN"/>
        </w:rPr>
      </w:pPr>
      <w:r>
        <w:rPr>
          <w:rFonts w:hint="eastAsia" w:ascii="方正仿宋_GB2312" w:hAnsi="方正仿宋_GB2312" w:eastAsia="方正仿宋_GB2312" w:cs="方正仿宋_GB2312"/>
          <w:b/>
          <w:bCs/>
          <w:color w:val="auto"/>
          <w:spacing w:val="-11"/>
          <w:sz w:val="28"/>
          <w:szCs w:val="28"/>
          <w:highlight w:val="none"/>
          <w:lang w:val="en-US" w:eastAsia="zh-CN"/>
        </w:rPr>
        <w:t>*（2）投标服务器硬件不得低于配置基线：处理器物理核心≥8 核、基准主频 ≥2.6GHz；国产 DDR4 ECC 企业级内存≥32GB，同规格均衡成对部署；系统盘≥480GB 企业级 SSD、数据盘≥960GB 企业级 SSD；配置 2GB 缓存带电容保护硬件 RAID 卡；配备双冗余热插拔电源、热插拔风扇并具备故障预警功能；服务器至少配备 2 个千兆电口，其中 1 个用作管理口；中间件和网络设备应为国产品牌。硬件任意参数达不到上述基线，视为实质性不响应。所有供货硬件须为全新原厂未拆封正品设备，严禁提供二手、翻新、拆机设备。设备送达现场后，须由甲乙双方共同逐项完成到货核验，核验合格后方可开展安装调试；核验不达标，甲方有权拒收设备。</w:t>
      </w:r>
    </w:p>
    <w:p w14:paraId="25D4240A">
      <w:pPr>
        <w:pStyle w:val="11"/>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20" w:lineRule="exact"/>
        <w:ind w:leftChars="200"/>
        <w:textAlignment w:val="baseline"/>
        <w:rPr>
          <w:rFonts w:hint="eastAsia" w:ascii="方正仿宋_GB2312" w:hAnsi="方正仿宋_GB2312" w:eastAsia="方正仿宋_GB2312" w:cs="方正仿宋_GB2312"/>
          <w:b/>
          <w:bCs/>
          <w:color w:val="auto"/>
          <w:spacing w:val="-11"/>
          <w:sz w:val="28"/>
          <w:szCs w:val="28"/>
          <w:highlight w:val="none"/>
          <w:lang w:val="en-US" w:eastAsia="zh-CN"/>
        </w:rPr>
      </w:pPr>
      <w:r>
        <w:rPr>
          <w:rFonts w:hint="eastAsia" w:ascii="方正仿宋_GB2312" w:hAnsi="方正仿宋_GB2312" w:eastAsia="方正仿宋_GB2312" w:cs="方正仿宋_GB2312"/>
          <w:b/>
          <w:bCs/>
          <w:color w:val="auto"/>
          <w:spacing w:val="-11"/>
          <w:sz w:val="28"/>
          <w:szCs w:val="28"/>
          <w:highlight w:val="none"/>
          <w:lang w:val="en-US" w:eastAsia="zh-CN"/>
        </w:rPr>
        <w:t>*（3）供应商须在技术方案中单独列明等保专项实施方案(2级及以上均可)等保费用明细。（*若无等保实施方案的，做无效响应处理）</w:t>
      </w:r>
    </w:p>
    <w:p w14:paraId="539A9F3E">
      <w:pPr>
        <w:pStyle w:val="6"/>
        <w:keepNext w:val="0"/>
        <w:keepLines w:val="0"/>
        <w:pageBreakBefore w:val="0"/>
        <w:wordWrap/>
        <w:topLinePunct w:val="0"/>
        <w:bidi w:val="0"/>
        <w:spacing w:before="91" w:line="520" w:lineRule="exact"/>
        <w:ind w:left="559"/>
        <w:outlineLvl w:val="0"/>
        <w:rPr>
          <w:rFonts w:hint="eastAsia" w:ascii="方正仿宋_GB2312" w:hAnsi="方正仿宋_GB2312" w:eastAsia="方正仿宋_GB2312" w:cs="方正仿宋_GB2312"/>
          <w:color w:val="auto"/>
          <w:sz w:val="28"/>
          <w:szCs w:val="28"/>
          <w:highlight w:val="none"/>
          <w:lang w:eastAsia="zh-CN"/>
        </w:rPr>
        <w:pPrChange w:id="43" w:author="By" w:date="2026-08-11T22:51:31Z">
          <w:pPr>
            <w:pStyle w:val="6"/>
            <w:keepNext w:val="0"/>
            <w:keepLines w:val="0"/>
            <w:pageBreakBefore w:val="0"/>
            <w:wordWrap/>
            <w:topLinePunct w:val="0"/>
            <w:bidi w:val="0"/>
            <w:spacing w:before="91" w:line="520" w:lineRule="exact"/>
            <w:ind w:left="559"/>
            <w:outlineLvl w:val="9"/>
          </w:pPr>
        </w:pPrChange>
      </w:pPr>
      <w:r>
        <w:rPr>
          <w:rFonts w:hint="eastAsia" w:ascii="方正仿宋_GB2312" w:hAnsi="方正仿宋_GB2312" w:eastAsia="方正仿宋_GB2312" w:cs="方正仿宋_GB2312"/>
          <w:b/>
          <w:bCs/>
          <w:color w:val="auto"/>
          <w:spacing w:val="-3"/>
          <w:sz w:val="28"/>
          <w:szCs w:val="28"/>
          <w:highlight w:val="none"/>
        </w:rPr>
        <w:t>三、供应商（报价人）提交的采购响应文件应包含以下内容</w:t>
      </w:r>
      <w:r>
        <w:rPr>
          <w:rFonts w:hint="eastAsia" w:ascii="方正仿宋_GB2312" w:hAnsi="方正仿宋_GB2312" w:eastAsia="方正仿宋_GB2312" w:cs="方正仿宋_GB2312"/>
          <w:b/>
          <w:bCs/>
          <w:color w:val="auto"/>
          <w:spacing w:val="-3"/>
          <w:sz w:val="28"/>
          <w:szCs w:val="28"/>
          <w:highlight w:val="none"/>
          <w:lang w:eastAsia="zh-CN"/>
        </w:rPr>
        <w:t>：</w:t>
      </w:r>
    </w:p>
    <w:p w14:paraId="3E1B7EAE">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方正仿宋_GB2312" w:hAnsi="方正仿宋_GB2312" w:eastAsia="方正仿宋_GB2312" w:cs="方正仿宋_GB2312"/>
          <w:color w:val="auto"/>
          <w:kern w:val="2"/>
          <w:sz w:val="28"/>
          <w:szCs w:val="28"/>
          <w:highlight w:val="none"/>
          <w:lang w:val="en-US" w:eastAsia="zh-CN" w:bidi="ar-SA"/>
        </w:rPr>
      </w:pPr>
      <w:r>
        <w:rPr>
          <w:rFonts w:hint="eastAsia" w:ascii="方正仿宋_GB2312" w:hAnsi="方正仿宋_GB2312" w:eastAsia="方正仿宋_GB2312" w:cs="方正仿宋_GB2312"/>
          <w:color w:val="auto"/>
          <w:kern w:val="2"/>
          <w:sz w:val="28"/>
          <w:szCs w:val="28"/>
          <w:highlight w:val="none"/>
          <w:lang w:val="en-US" w:eastAsia="zh-CN" w:bidi="ar-SA"/>
        </w:rPr>
        <w:t>1.商务报价表，格式见附件二；</w:t>
      </w:r>
    </w:p>
    <w:p w14:paraId="34D84C5D">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方正仿宋_GB2312" w:hAnsi="方正仿宋_GB2312" w:eastAsia="方正仿宋_GB2312" w:cs="方正仿宋_GB2312"/>
          <w:color w:val="auto"/>
          <w:kern w:val="2"/>
          <w:sz w:val="28"/>
          <w:szCs w:val="28"/>
          <w:highlight w:val="none"/>
          <w:lang w:val="en-US" w:eastAsia="zh-CN" w:bidi="ar-SA"/>
        </w:rPr>
      </w:pPr>
      <w:r>
        <w:rPr>
          <w:rFonts w:hint="eastAsia" w:ascii="方正仿宋_GB2312" w:hAnsi="方正仿宋_GB2312" w:eastAsia="方正仿宋_GB2312" w:cs="方正仿宋_GB2312"/>
          <w:color w:val="auto"/>
          <w:kern w:val="2"/>
          <w:sz w:val="28"/>
          <w:szCs w:val="28"/>
          <w:highlight w:val="none"/>
          <w:lang w:val="en-US" w:eastAsia="zh-CN" w:bidi="ar-SA"/>
        </w:rPr>
        <w:t>2.分项报价表，格式见附件三；</w:t>
      </w:r>
    </w:p>
    <w:p w14:paraId="4ACAB543">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方正仿宋_GB2312" w:hAnsi="方正仿宋_GB2312" w:eastAsia="方正仿宋_GB2312" w:cs="方正仿宋_GB2312"/>
          <w:color w:val="auto"/>
          <w:kern w:val="2"/>
          <w:sz w:val="28"/>
          <w:szCs w:val="28"/>
          <w:highlight w:val="none"/>
          <w:lang w:val="en-US" w:eastAsia="zh-CN" w:bidi="ar-SA"/>
        </w:rPr>
      </w:pPr>
      <w:r>
        <w:rPr>
          <w:rFonts w:hint="eastAsia" w:ascii="方正仿宋_GB2312" w:hAnsi="方正仿宋_GB2312" w:eastAsia="方正仿宋_GB2312" w:cs="方正仿宋_GB2312"/>
          <w:color w:val="auto"/>
          <w:kern w:val="2"/>
          <w:sz w:val="28"/>
          <w:szCs w:val="28"/>
          <w:highlight w:val="none"/>
          <w:lang w:val="en-US" w:eastAsia="zh-CN" w:bidi="ar-SA"/>
        </w:rPr>
        <w:t>3.技术方案和相关说明文件，格式见附件四；</w:t>
      </w:r>
    </w:p>
    <w:p w14:paraId="4ADC9AF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kern w:val="2"/>
          <w:sz w:val="28"/>
          <w:szCs w:val="28"/>
          <w:highlight w:val="none"/>
          <w:lang w:val="en-US" w:eastAsia="zh-CN" w:bidi="ar-SA"/>
        </w:rPr>
        <w:t>4.</w:t>
      </w:r>
      <w:r>
        <w:rPr>
          <w:rFonts w:hint="eastAsia" w:ascii="方正仿宋_GB2312" w:hAnsi="方正仿宋_GB2312" w:eastAsia="方正仿宋_GB2312" w:cs="方正仿宋_GB2312"/>
          <w:color w:val="auto"/>
          <w:sz w:val="28"/>
          <w:szCs w:val="28"/>
          <w:highlight w:val="none"/>
          <w:lang w:val="en-US" w:eastAsia="zh-CN"/>
        </w:rPr>
        <w:t>商务方案，格式见附件五；</w:t>
      </w:r>
    </w:p>
    <w:p w14:paraId="11958C88">
      <w:pPr>
        <w:pStyle w:val="5"/>
        <w:keepNext w:val="0"/>
        <w:keepLines w:val="0"/>
        <w:pageBreakBefore w:val="0"/>
        <w:widowControl w:val="0"/>
        <w:kinsoku/>
        <w:wordWrap/>
        <w:overflowPunct/>
        <w:topLinePunct w:val="0"/>
        <w:autoSpaceDE/>
        <w:autoSpaceDN/>
        <w:bidi w:val="0"/>
        <w:adjustRightInd/>
        <w:snapToGrid/>
        <w:spacing w:line="520" w:lineRule="exact"/>
        <w:textAlignment w:val="auto"/>
        <w:outlineLvl w:val="0"/>
        <w:rPr>
          <w:rFonts w:hint="eastAsia" w:ascii="方正仿宋_GB2312" w:hAnsi="方正仿宋_GB2312" w:eastAsia="方正仿宋_GB2312" w:cs="方正仿宋_GB2312"/>
          <w:color w:val="auto"/>
          <w:sz w:val="28"/>
          <w:szCs w:val="28"/>
          <w:highlight w:val="none"/>
          <w:lang w:val="en-US" w:eastAsia="zh-CN"/>
        </w:rPr>
        <w:pPrChange w:id="44" w:author="By" w:date="2026-08-11T22:51:31Z">
          <w:pPr>
            <w:pStyle w:val="5"/>
            <w:keepNext w:val="0"/>
            <w:keepLines w:val="0"/>
            <w:pageBreakBefore w:val="0"/>
            <w:widowControl w:val="0"/>
            <w:kinsoku/>
            <w:wordWrap/>
            <w:overflowPunct/>
            <w:topLinePunct w:val="0"/>
            <w:autoSpaceDE/>
            <w:autoSpaceDN/>
            <w:bidi w:val="0"/>
            <w:adjustRightInd/>
            <w:snapToGrid/>
            <w:spacing w:line="520" w:lineRule="exact"/>
            <w:textAlignment w:val="auto"/>
          </w:pPr>
        </w:pPrChange>
      </w:pPr>
      <w:r>
        <w:rPr>
          <w:rFonts w:hint="eastAsia" w:ascii="方正仿宋_GB2312" w:hAnsi="方正仿宋_GB2312" w:eastAsia="方正仿宋_GB2312" w:cs="方正仿宋_GB2312"/>
          <w:color w:val="auto"/>
          <w:sz w:val="28"/>
          <w:szCs w:val="28"/>
          <w:highlight w:val="none"/>
          <w:lang w:val="en-US" w:eastAsia="zh-CN"/>
        </w:rPr>
        <w:tab/>
      </w:r>
      <w:r>
        <w:rPr>
          <w:rFonts w:hint="eastAsia" w:ascii="方正仿宋_GB2312" w:hAnsi="方正仿宋_GB2312" w:eastAsia="方正仿宋_GB2312" w:cs="方正仿宋_GB2312"/>
          <w:b/>
          <w:color w:val="auto"/>
          <w:kern w:val="0"/>
          <w:sz w:val="28"/>
          <w:szCs w:val="28"/>
          <w:highlight w:val="none"/>
          <w:lang w:val="en-US" w:eastAsia="zh-CN"/>
        </w:rPr>
        <w:t>四</w:t>
      </w:r>
      <w:r>
        <w:rPr>
          <w:rFonts w:hint="eastAsia" w:ascii="方正仿宋_GB2312" w:hAnsi="方正仿宋_GB2312" w:eastAsia="方正仿宋_GB2312" w:cs="方正仿宋_GB2312"/>
          <w:b/>
          <w:color w:val="auto"/>
          <w:kern w:val="0"/>
          <w:sz w:val="28"/>
          <w:szCs w:val="28"/>
          <w:highlight w:val="none"/>
        </w:rPr>
        <w:t>、采购合同</w:t>
      </w:r>
      <w:r>
        <w:rPr>
          <w:rFonts w:hint="eastAsia" w:ascii="方正仿宋_GB2312" w:hAnsi="方正仿宋_GB2312" w:eastAsia="方正仿宋_GB2312" w:cs="方正仿宋_GB2312"/>
          <w:b/>
          <w:color w:val="auto"/>
          <w:kern w:val="0"/>
          <w:sz w:val="28"/>
          <w:szCs w:val="28"/>
          <w:highlight w:val="none"/>
          <w:lang w:val="en-US" w:eastAsia="zh-CN"/>
        </w:rPr>
        <w:t>主要条款</w:t>
      </w:r>
      <w:r>
        <w:rPr>
          <w:rFonts w:hint="eastAsia" w:ascii="方正仿宋_GB2312" w:hAnsi="方正仿宋_GB2312" w:eastAsia="方正仿宋_GB2312" w:cs="方正仿宋_GB2312"/>
          <w:color w:val="auto"/>
          <w:sz w:val="28"/>
          <w:szCs w:val="28"/>
          <w:highlight w:val="none"/>
          <w:lang w:eastAsia="zh-CN"/>
        </w:rPr>
        <w:t>：</w:t>
      </w:r>
    </w:p>
    <w:p w14:paraId="78331C17">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outlineLvl w:val="1"/>
        <w:rPr>
          <w:rFonts w:hint="eastAsia" w:ascii="方正仿宋_GB2312" w:hAnsi="方正仿宋_GB2312" w:eastAsia="方正仿宋_GB2312" w:cs="方正仿宋_GB2312"/>
          <w:b/>
          <w:bCs/>
          <w:color w:val="auto"/>
          <w:sz w:val="28"/>
          <w:szCs w:val="28"/>
          <w:highlight w:val="none"/>
          <w:lang w:val="en-US" w:eastAsia="zh-CN"/>
        </w:rPr>
        <w:pPrChange w:id="45" w:author="By" w:date="2026-08-11T22:51:31Z">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pPr>
        </w:pPrChange>
      </w:pPr>
      <w:r>
        <w:rPr>
          <w:rFonts w:hint="eastAsia" w:ascii="方正仿宋_GB2312" w:hAnsi="方正仿宋_GB2312" w:eastAsia="方正仿宋_GB2312" w:cs="方正仿宋_GB2312"/>
          <w:b/>
          <w:bCs/>
          <w:color w:val="auto"/>
          <w:sz w:val="28"/>
          <w:szCs w:val="28"/>
          <w:highlight w:val="none"/>
          <w:lang w:val="en-US" w:eastAsia="zh-CN"/>
        </w:rPr>
        <w:t>一、付款方式</w:t>
      </w:r>
    </w:p>
    <w:p w14:paraId="0D44A6B6">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eastAsia" w:ascii="方正仿宋_GB2312" w:hAnsi="方正仿宋_GB2312" w:eastAsia="方正仿宋_GB2312" w:cs="方正仿宋_GB2312"/>
          <w:b w:val="0"/>
          <w:bCs w:val="0"/>
          <w:color w:val="auto"/>
          <w:spacing w:val="-11"/>
          <w:sz w:val="28"/>
          <w:szCs w:val="28"/>
          <w:highlight w:val="none"/>
          <w:u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u w:val="none"/>
          <w:lang w:val="en-US" w:eastAsia="zh-CN"/>
        </w:rPr>
        <w:t xml:space="preserve">1.预付款：合同正式签订且乙方开具等额合规增值税发票后，甲方在7个工作日内向乙方支付合同总价 30%。 </w:t>
      </w:r>
    </w:p>
    <w:p w14:paraId="62E11737">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eastAsia" w:ascii="方正仿宋_GB2312" w:hAnsi="方正仿宋_GB2312" w:eastAsia="方正仿宋_GB2312" w:cs="方正仿宋_GB2312"/>
          <w:b w:val="0"/>
          <w:bCs w:val="0"/>
          <w:color w:val="auto"/>
          <w:spacing w:val="-11"/>
          <w:sz w:val="28"/>
          <w:szCs w:val="28"/>
          <w:highlight w:val="none"/>
          <w:u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u w:val="none"/>
          <w:lang w:val="en-US" w:eastAsia="zh-CN"/>
        </w:rPr>
        <w:t xml:space="preserve">2.验收款：系统全部功能上线、试运行正常、完成整体验收合格，乙方开具剩余款项全额发票后，甲方在7个工作日内支付合同总价 65%。 </w:t>
      </w:r>
    </w:p>
    <w:p w14:paraId="1625655C">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u w:val="none"/>
          <w:lang w:val="en-US" w:eastAsia="zh-CN"/>
        </w:rPr>
        <w:t>3.质保尾款：项目完成信息安全等级保护定级备案（XX级），且免费质保期内乙方履约无故障、无违约问题，甲方一次性无息结清剩余5% 尾款。</w:t>
      </w:r>
    </w:p>
    <w:p w14:paraId="3E864CEB">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4.付款前提：乙方须按甲方财务要求提供合法、完整、对应税率增值税发票，否则甲方有权顺延付款，不承担逾期付款违约责任。</w:t>
      </w:r>
    </w:p>
    <w:p w14:paraId="4CB746F4">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p>
    <w:p w14:paraId="519D9EEC">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outlineLvl w:val="1"/>
        <w:rPr>
          <w:rFonts w:hint="eastAsia" w:ascii="方正仿宋_GB2312" w:hAnsi="方正仿宋_GB2312" w:eastAsia="方正仿宋_GB2312" w:cs="方正仿宋_GB2312"/>
          <w:b/>
          <w:bCs/>
          <w:color w:val="auto"/>
          <w:sz w:val="28"/>
          <w:szCs w:val="28"/>
          <w:highlight w:val="none"/>
          <w:lang w:val="en-US" w:eastAsia="zh-CN"/>
        </w:rPr>
        <w:pPrChange w:id="46" w:author="By" w:date="2026-08-11T22:51:31Z">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pPr>
        </w:pPrChange>
      </w:pPr>
      <w:r>
        <w:rPr>
          <w:rFonts w:hint="eastAsia" w:ascii="方正仿宋_GB2312" w:hAnsi="方正仿宋_GB2312" w:eastAsia="方正仿宋_GB2312" w:cs="方正仿宋_GB2312"/>
          <w:b/>
          <w:bCs/>
          <w:color w:val="auto"/>
          <w:sz w:val="28"/>
          <w:szCs w:val="28"/>
          <w:highlight w:val="none"/>
          <w:lang w:val="en-US" w:eastAsia="zh-CN"/>
        </w:rPr>
        <w:t>二、验收标准</w:t>
      </w:r>
    </w:p>
    <w:p w14:paraId="1BFD5F34">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 xml:space="preserve">1.分阶段验收：硬件到货验收、系统功能上线初验、整体竣工终验、等保专项验收。 </w:t>
      </w:r>
    </w:p>
    <w:p w14:paraId="633F1F33">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 xml:space="preserve">2.验收依据：本询比采购书、乙方响应技术方案、双方确认无偏离的技术需求、海关保税业务对接标准、等保合规要求。 </w:t>
      </w:r>
    </w:p>
    <w:p w14:paraId="72D027E7">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3.验收不达标：乙方须在甲方限期内免费整改优化，整改两次仍无法满足需求，甲方有权解除合同并追究乙方违约责任。</w:t>
      </w:r>
    </w:p>
    <w:p w14:paraId="6DF7FA2D">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outlineLvl w:val="1"/>
        <w:rPr>
          <w:rFonts w:hint="eastAsia" w:ascii="方正仿宋_GB2312" w:hAnsi="方正仿宋_GB2312" w:eastAsia="方正仿宋_GB2312" w:cs="方正仿宋_GB2312"/>
          <w:b/>
          <w:bCs/>
          <w:color w:val="auto"/>
          <w:sz w:val="28"/>
          <w:szCs w:val="28"/>
          <w:highlight w:val="none"/>
          <w:lang w:val="en-US" w:eastAsia="zh-CN"/>
        </w:rPr>
        <w:pPrChange w:id="47" w:author="By" w:date="2026-08-11T22:51:31Z">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pPr>
        </w:pPrChange>
      </w:pPr>
      <w:r>
        <w:rPr>
          <w:rFonts w:hint="eastAsia" w:ascii="方正仿宋_GB2312" w:hAnsi="方正仿宋_GB2312" w:eastAsia="方正仿宋_GB2312" w:cs="方正仿宋_GB2312"/>
          <w:b/>
          <w:bCs/>
          <w:color w:val="auto"/>
          <w:sz w:val="28"/>
          <w:szCs w:val="28"/>
          <w:highlight w:val="none"/>
          <w:lang w:val="en-US" w:eastAsia="zh-CN"/>
        </w:rPr>
        <w:t>三、质保与售后</w:t>
      </w:r>
    </w:p>
    <w:p w14:paraId="5276CA3A">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1.免费质保期限最低不少于1年，质保期自项目整体竣工验收合格之日起计算。</w:t>
      </w:r>
    </w:p>
    <w:p w14:paraId="1E49FF99">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2.质保期内服务范围：7×24 小时远程技术支持、1 小时故障响应；远程无法解决故障 48 小时内工程师到场处置；每月定期巡检、运维台账归档。</w:t>
      </w:r>
    </w:p>
    <w:p w14:paraId="3CFAFE3E">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3.质保期内因乙方软硬件质量、系统开发缺陷产生故障，全部由乙方无偿处置；人为操作、不可抗力造成损坏除外。</w:t>
      </w:r>
    </w:p>
    <w:p w14:paraId="05022F0A">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outlineLvl w:val="1"/>
        <w:rPr>
          <w:rFonts w:hint="eastAsia" w:ascii="方正仿宋_GB2312" w:hAnsi="方正仿宋_GB2312" w:eastAsia="方正仿宋_GB2312" w:cs="方正仿宋_GB2312"/>
          <w:b/>
          <w:bCs/>
          <w:color w:val="auto"/>
          <w:sz w:val="28"/>
          <w:szCs w:val="28"/>
          <w:highlight w:val="none"/>
          <w:lang w:val="en-US" w:eastAsia="zh-CN"/>
        </w:rPr>
        <w:pPrChange w:id="48" w:author="By" w:date="2026-08-11T22:51:31Z">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pPr>
        </w:pPrChange>
      </w:pPr>
      <w:r>
        <w:rPr>
          <w:rFonts w:hint="eastAsia" w:ascii="方正仿宋_GB2312" w:hAnsi="方正仿宋_GB2312" w:eastAsia="方正仿宋_GB2312" w:cs="方正仿宋_GB2312"/>
          <w:b/>
          <w:bCs/>
          <w:color w:val="auto"/>
          <w:sz w:val="28"/>
          <w:szCs w:val="28"/>
          <w:highlight w:val="none"/>
          <w:lang w:val="en-US" w:eastAsia="zh-CN"/>
        </w:rPr>
        <w:t>五、本地自建服务器部署要求</w:t>
      </w:r>
    </w:p>
    <w:p w14:paraId="6E43F364">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1.乙方交付的整套软硬件须满足自主可控要求，项目所用CPU、服务器操作系统、数据库产品，必须列入中国信息安全测评中心安全可靠测评结果公告目录（网址：</w:t>
      </w:r>
      <w:r>
        <w:rPr>
          <w:rFonts w:hint="eastAsia" w:ascii="方正仿宋_GB2312" w:hAnsi="方正仿宋_GB2312" w:eastAsia="方正仿宋_GB2312" w:cs="方正仿宋_GB2312"/>
          <w:color w:val="auto"/>
          <w:sz w:val="28"/>
          <w:szCs w:val="28"/>
          <w:highlight w:val="none"/>
          <w:lang w:val="en-US" w:eastAsia="zh-CN"/>
        </w:rPr>
        <w:fldChar w:fldCharType="begin"/>
      </w:r>
      <w:r>
        <w:rPr>
          <w:rFonts w:hint="eastAsia" w:ascii="方正仿宋_GB2312" w:hAnsi="方正仿宋_GB2312" w:eastAsia="方正仿宋_GB2312" w:cs="方正仿宋_GB2312"/>
          <w:color w:val="auto"/>
          <w:sz w:val="28"/>
          <w:szCs w:val="28"/>
          <w:highlight w:val="none"/>
          <w:lang w:val="en-US" w:eastAsia="zh-CN"/>
        </w:rPr>
        <w:instrText xml:space="preserve"> HYPERLINK "https://link.wtturl.cn/?target=https://www.itsec.gov.cn/aqkkcp/cpgg/&amp;scene=im&amp;aid=497858&amp;lang=zh" \o "autolink" \t "_blank" </w:instrText>
      </w:r>
      <w:r>
        <w:rPr>
          <w:rFonts w:hint="eastAsia" w:ascii="方正仿宋_GB2312" w:hAnsi="方正仿宋_GB2312" w:eastAsia="方正仿宋_GB2312" w:cs="方正仿宋_GB2312"/>
          <w:color w:val="auto"/>
          <w:sz w:val="28"/>
          <w:szCs w:val="28"/>
          <w:highlight w:val="none"/>
          <w:lang w:val="en-US" w:eastAsia="zh-CN"/>
        </w:rPr>
        <w:fldChar w:fldCharType="separate"/>
      </w:r>
      <w:r>
        <w:rPr>
          <w:rFonts w:hint="eastAsia" w:ascii="方正仿宋_GB2312" w:hAnsi="方正仿宋_GB2312" w:eastAsia="方正仿宋_GB2312" w:cs="方正仿宋_GB2312"/>
          <w:color w:val="auto"/>
          <w:sz w:val="28"/>
          <w:szCs w:val="28"/>
          <w:highlight w:val="none"/>
          <w:lang w:val="en-US" w:eastAsia="zh-CN"/>
        </w:rPr>
        <w:t>https://www.itsec.gov.cn/aqkkcp/cpgg/</w:t>
      </w:r>
      <w:r>
        <w:rPr>
          <w:rFonts w:hint="eastAsia" w:ascii="方正仿宋_GB2312" w:hAnsi="方正仿宋_GB2312" w:eastAsia="方正仿宋_GB2312" w:cs="方正仿宋_GB2312"/>
          <w:color w:val="auto"/>
          <w:sz w:val="28"/>
          <w:szCs w:val="28"/>
          <w:highlight w:val="none"/>
          <w:lang w:val="en-US" w:eastAsia="zh-CN"/>
        </w:rPr>
        <w:fldChar w:fldCharType="end"/>
      </w:r>
      <w:r>
        <w:rPr>
          <w:rFonts w:hint="eastAsia" w:ascii="方正仿宋_GB2312" w:hAnsi="方正仿宋_GB2312" w:eastAsia="方正仿宋_GB2312" w:cs="方正仿宋_GB2312"/>
          <w:color w:val="auto"/>
          <w:sz w:val="28"/>
          <w:szCs w:val="28"/>
          <w:highlight w:val="none"/>
          <w:lang w:val="en-US" w:eastAsia="zh-CN"/>
        </w:rPr>
        <w:t xml:space="preserve">），安全可靠等级不低于 Ⅰ 级；项目配套使用的网络设备、按需部署的中间件均须为国产品牌。 </w:t>
      </w:r>
    </w:p>
    <w:p w14:paraId="08440C5E">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乙方须配合甲方完成上述产品资质线上核验，若交付软硬件不满足本条自主可控要求、无法完成官方资质核验，视为乙方根本性违约，甲方有权拒收全部设备、解除本合同，乙方须全额退还甲方已支付所有款项，并承担合同总价 20% 的违约金，同时赔偿甲方全部损失。</w:t>
      </w:r>
    </w:p>
    <w:p w14:paraId="6F08A128">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 xml:space="preserve">2.服务器硬件最低配置硬性标准 </w:t>
      </w:r>
    </w:p>
    <w:p w14:paraId="75A7497C">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乙方交付的本地自建服务器硬件参数不得低于以下基线标准，任意一项参数未达标的，甲方不予通过硬件到货验收，乙方须无偿更换至满足要求，由此产生的工期延误、成本损失全部由乙方承担：</w:t>
      </w:r>
    </w:p>
    <w:p w14:paraId="158773FC">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处理器物理核心≥8 核、基准主频 ≥2.6GHz；</w:t>
      </w:r>
    </w:p>
    <w:p w14:paraId="75E967D3">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国产 DDR4 ECC 企业级别内存≥32GB，同规格均衡成对部署，禁止不同容量内存不对称混插；</w:t>
      </w:r>
    </w:p>
    <w:p w14:paraId="79EA8BA8">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系统盘≥480GB 企业级 SSD、数据盘≥960GB 企业级 SSD；配置 2GB 缓存带电容保护硬件 RAID 卡，支持 RAID1；</w:t>
      </w:r>
    </w:p>
    <w:p w14:paraId="7B6B1144">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配备双冗余热插拔电源、热插拔风扇并具备故障预警功能；服务器至少配备 2 个千兆电口，其中 1 个用作管理口。</w:t>
      </w:r>
    </w:p>
    <w:p w14:paraId="3031CCC9">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所有供货硬件须为全新原厂未拆封正品设备，严禁提供二手、翻新、拆机设备。设备送达现场后，须由甲乙双方共同逐项完成到货核验，核验合格后方可开展安装调试；核验不达标，甲方有权拒收设备。</w:t>
      </w:r>
    </w:p>
    <w:p w14:paraId="32DA0873">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outlineLvl w:val="1"/>
        <w:rPr>
          <w:rFonts w:hint="eastAsia" w:ascii="方正仿宋_GB2312" w:hAnsi="方正仿宋_GB2312" w:eastAsia="方正仿宋_GB2312" w:cs="方正仿宋_GB2312"/>
          <w:b/>
          <w:bCs/>
          <w:color w:val="auto"/>
          <w:sz w:val="28"/>
          <w:szCs w:val="28"/>
          <w:highlight w:val="none"/>
          <w:lang w:val="en-US" w:eastAsia="zh-CN"/>
        </w:rPr>
        <w:pPrChange w:id="49" w:author="By" w:date="2026-08-11T22:51:31Z">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pPr>
        </w:pPrChange>
      </w:pPr>
      <w:r>
        <w:rPr>
          <w:rFonts w:hint="eastAsia" w:ascii="方正仿宋_GB2312" w:hAnsi="方正仿宋_GB2312" w:eastAsia="方正仿宋_GB2312" w:cs="方正仿宋_GB2312"/>
          <w:b/>
          <w:bCs/>
          <w:color w:val="auto"/>
          <w:sz w:val="28"/>
          <w:szCs w:val="28"/>
          <w:highlight w:val="none"/>
          <w:lang w:val="en-US" w:eastAsia="zh-CN"/>
        </w:rPr>
        <w:t>六、知识产权与软件使用授权</w:t>
      </w:r>
    </w:p>
    <w:p w14:paraId="58893D5B">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1.本项目保税 WMS 系统整体竣工验收合格之日起，乙方授予甲方不可撤销、永久、非独占使用权，甲方可长期在自有服务器部署使用本套系统开展保税仓储相关业务。在甲方不违反合同约定前提下，乙方无权封锁、停用软件，不得单方面收回使用权限。</w:t>
      </w:r>
    </w:p>
    <w:p w14:paraId="54390948">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2.本永久使用权不包含质保期届满后的免费运维、免费功能迭代升级服务；后续新增功能开发按照双方约定二次开发工时单价执行。</w:t>
      </w:r>
    </w:p>
    <w:p w14:paraId="6640AF96">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3.乙方保证软件不存在知识产权纠纷，若因第三方权属争议导致甲方无法正常使用，由乙方承担全部违约责任。</w:t>
      </w:r>
    </w:p>
    <w:p w14:paraId="518AC482">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outlineLvl w:val="1"/>
        <w:rPr>
          <w:rFonts w:hint="eastAsia" w:ascii="方正仿宋_GB2312" w:hAnsi="方正仿宋_GB2312" w:eastAsia="方正仿宋_GB2312" w:cs="方正仿宋_GB2312"/>
          <w:b/>
          <w:bCs/>
          <w:color w:val="auto"/>
          <w:sz w:val="28"/>
          <w:szCs w:val="28"/>
          <w:highlight w:val="none"/>
          <w:lang w:val="en-US" w:eastAsia="zh-CN"/>
        </w:rPr>
        <w:pPrChange w:id="50" w:author="By" w:date="2026-08-11T22:51:31Z">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pPr>
        </w:pPrChange>
      </w:pPr>
      <w:r>
        <w:rPr>
          <w:rFonts w:hint="eastAsia" w:ascii="方正仿宋_GB2312" w:hAnsi="方正仿宋_GB2312" w:eastAsia="方正仿宋_GB2312" w:cs="方正仿宋_GB2312"/>
          <w:b/>
          <w:bCs/>
          <w:color w:val="auto"/>
          <w:sz w:val="28"/>
          <w:szCs w:val="28"/>
          <w:highlight w:val="none"/>
          <w:lang w:val="en-US" w:eastAsia="zh-CN"/>
        </w:rPr>
        <w:t>七、保密条款</w:t>
      </w:r>
    </w:p>
    <w:p w14:paraId="325D04B1">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乙方应对甲方相关业务信息承担保密义务，未经甲方书面许可不得向任何第三方泄露，否则承担全部赔偿责任。</w:t>
      </w:r>
    </w:p>
    <w:p w14:paraId="451F1ECD">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outlineLvl w:val="1"/>
        <w:rPr>
          <w:rFonts w:hint="eastAsia" w:ascii="方正仿宋_GB2312" w:hAnsi="方正仿宋_GB2312" w:eastAsia="方正仿宋_GB2312" w:cs="方正仿宋_GB2312"/>
          <w:b/>
          <w:bCs/>
          <w:color w:val="auto"/>
          <w:sz w:val="28"/>
          <w:szCs w:val="28"/>
          <w:highlight w:val="none"/>
          <w:lang w:val="en-US" w:eastAsia="zh-CN"/>
        </w:rPr>
        <w:pPrChange w:id="51" w:author="By" w:date="2026-08-11T22:51:31Z">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2" w:firstLineChars="200"/>
            <w:jc w:val="left"/>
            <w:textAlignment w:val="auto"/>
          </w:pPr>
        </w:pPrChange>
      </w:pPr>
      <w:r>
        <w:rPr>
          <w:rFonts w:hint="eastAsia" w:ascii="方正仿宋_GB2312" w:hAnsi="方正仿宋_GB2312" w:eastAsia="方正仿宋_GB2312" w:cs="方正仿宋_GB2312"/>
          <w:b/>
          <w:bCs/>
          <w:color w:val="auto"/>
          <w:sz w:val="28"/>
          <w:szCs w:val="28"/>
          <w:highlight w:val="none"/>
          <w:lang w:val="en-US" w:eastAsia="zh-CN"/>
        </w:rPr>
        <w:t>八、违约责任</w:t>
      </w:r>
    </w:p>
    <w:p w14:paraId="3BF901E4">
      <w:pPr>
        <w:keepNext w:val="0"/>
        <w:keepLines w:val="0"/>
        <w:pageBreakBefore w:val="0"/>
        <w:widowControl w:val="0"/>
        <w:tabs>
          <w:tab w:val="left" w:pos="772"/>
        </w:tabs>
        <w:kinsoku/>
        <w:wordWrap/>
        <w:overflowPunct/>
        <w:topLinePunct w:val="0"/>
        <w:autoSpaceDE/>
        <w:autoSpaceDN/>
        <w:bidi w:val="0"/>
        <w:adjustRightInd/>
        <w:snapToGrid/>
        <w:spacing w:line="520" w:lineRule="exact"/>
        <w:ind w:firstLine="560" w:firstLineChars="200"/>
        <w:jc w:val="left"/>
        <w:textAlignment w:val="auto"/>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本合同项下整体交付工期为自合同签订之日起算55个自然日，因甲方原因导致工期延误且经甲方书面确认顺延的，工期相应顺延；若乙方逾期交付，每逾期一日，应按合同总价款的【千分之一】向甲方支付违约金，逾期超过【30】日的，甲方有权单方解除合同并要求乙方赔偿因此造成的全部损失，但乙方承担的逾期违约金总额不超过合同总价款的【10%】。</w:t>
      </w:r>
    </w:p>
    <w:p w14:paraId="7825B284">
      <w:pPr>
        <w:keepNext w:val="0"/>
        <w:keepLines w:val="0"/>
        <w:pageBreakBefore w:val="0"/>
        <w:widowControl/>
        <w:tabs>
          <w:tab w:val="left" w:pos="766"/>
        </w:tabs>
        <w:kinsoku/>
        <w:wordWrap/>
        <w:overflowPunct/>
        <w:topLinePunct w:val="0"/>
        <w:autoSpaceDE/>
        <w:autoSpaceDN/>
        <w:bidi w:val="0"/>
        <w:adjustRightInd/>
        <w:snapToGrid/>
        <w:spacing w:line="240" w:lineRule="auto"/>
        <w:ind w:firstLine="0" w:firstLineChars="0"/>
        <w:jc w:val="left"/>
        <w:textAlignment w:val="auto"/>
        <w:rPr>
          <w:rFonts w:hint="eastAsia" w:ascii="Calibri" w:hAnsi="Calibri" w:eastAsia="宋体" w:cs="Times New Roman"/>
          <w:color w:val="auto"/>
          <w:sz w:val="21"/>
          <w:szCs w:val="24"/>
          <w:highlight w:val="none"/>
          <w:lang w:val="en-US" w:eastAsia="zh-CN"/>
        </w:rPr>
        <w:sectPr>
          <w:footerReference r:id="rId4" w:type="default"/>
          <w:pgSz w:w="11906" w:h="16839"/>
          <w:pgMar w:top="1431" w:right="1785" w:bottom="1197" w:left="1258" w:header="0" w:footer="996" w:gutter="0"/>
          <w:pgBorders>
            <w:top w:val="none" w:sz="0" w:space="0"/>
            <w:left w:val="none" w:sz="0" w:space="0"/>
            <w:bottom w:val="none" w:sz="0" w:space="0"/>
            <w:right w:val="none" w:sz="0" w:space="0"/>
          </w:pgBorders>
          <w:pgNumType w:fmt="numberInDash"/>
          <w:cols w:space="720" w:num="1"/>
        </w:sectPr>
      </w:pPr>
      <w:r>
        <w:rPr>
          <w:rFonts w:hint="eastAsia" w:cs="Times New Roman"/>
          <w:color w:val="auto"/>
          <w:sz w:val="21"/>
          <w:szCs w:val="24"/>
          <w:lang w:val="en-US" w:eastAsia="zh-CN"/>
        </w:rPr>
        <w:tab/>
      </w:r>
    </w:p>
    <w:p w14:paraId="7D751BB6">
      <w:pPr>
        <w:keepNext w:val="0"/>
        <w:keepLines w:val="0"/>
        <w:pageBreakBefore w:val="0"/>
        <w:wordWrap/>
        <w:topLinePunct w:val="0"/>
        <w:bidi w:val="0"/>
        <w:spacing w:line="520" w:lineRule="exact"/>
        <w:ind w:firstLine="552" w:firstLineChars="200"/>
        <w:outlineLvl w:val="0"/>
        <w:rPr>
          <w:rFonts w:hint="eastAsia" w:ascii="方正仿宋_GB2312" w:hAnsi="方正仿宋_GB2312" w:eastAsia="方正仿宋_GB2312" w:cs="方正仿宋_GB2312"/>
          <w:color w:val="auto"/>
          <w:sz w:val="28"/>
          <w:szCs w:val="28"/>
          <w:highlight w:val="none"/>
        </w:rPr>
        <w:pPrChange w:id="52" w:author="By" w:date="2026-08-11T22:51:31Z">
          <w:pPr>
            <w:keepNext w:val="0"/>
            <w:keepLines w:val="0"/>
            <w:pageBreakBefore w:val="0"/>
            <w:wordWrap/>
            <w:topLinePunct w:val="0"/>
            <w:bidi w:val="0"/>
            <w:spacing w:line="520" w:lineRule="exact"/>
            <w:ind w:firstLine="552" w:firstLineChars="200"/>
          </w:pPr>
        </w:pPrChange>
      </w:pPr>
      <w:r>
        <w:rPr>
          <w:rFonts w:hint="eastAsia" w:ascii="方正仿宋_GB2312" w:hAnsi="方正仿宋_GB2312" w:eastAsia="方正仿宋_GB2312" w:cs="方正仿宋_GB2312"/>
          <w:color w:val="auto"/>
          <w:spacing w:val="-2"/>
          <w:sz w:val="28"/>
          <w:szCs w:val="28"/>
          <w:highlight w:val="none"/>
        </w:rPr>
        <w:t>附件一  采购需求及技术要求</w:t>
      </w:r>
    </w:p>
    <w:p w14:paraId="7DBD6543">
      <w:pPr>
        <w:keepNext w:val="0"/>
        <w:keepLines w:val="0"/>
        <w:pageBreakBefore w:val="0"/>
        <w:wordWrap/>
        <w:topLinePunct w:val="0"/>
        <w:bidi w:val="0"/>
        <w:spacing w:line="520" w:lineRule="exact"/>
        <w:ind w:firstLine="538" w:firstLineChars="200"/>
        <w:jc w:val="both"/>
        <w:outlineLvl w:val="0"/>
        <w:rPr>
          <w:rFonts w:hint="eastAsia" w:ascii="方正仿宋_GB2312" w:hAnsi="方正仿宋_GB2312" w:eastAsia="方正仿宋_GB2312" w:cs="方正仿宋_GB2312"/>
          <w:color w:val="auto"/>
          <w:sz w:val="28"/>
          <w:szCs w:val="28"/>
          <w:highlight w:val="none"/>
        </w:rPr>
        <w:pPrChange w:id="53" w:author="By" w:date="2026-08-11T22:51:31Z">
          <w:pPr>
            <w:keepNext w:val="0"/>
            <w:keepLines w:val="0"/>
            <w:pageBreakBefore w:val="0"/>
            <w:wordWrap/>
            <w:topLinePunct w:val="0"/>
            <w:bidi w:val="0"/>
            <w:spacing w:line="520" w:lineRule="exact"/>
            <w:ind w:firstLine="538" w:firstLineChars="200"/>
            <w:jc w:val="both"/>
          </w:pPr>
        </w:pPrChange>
      </w:pPr>
      <w:r>
        <w:rPr>
          <w:rFonts w:hint="eastAsia" w:ascii="方正仿宋_GB2312" w:hAnsi="方正仿宋_GB2312" w:eastAsia="方正仿宋_GB2312" w:cs="方正仿宋_GB2312"/>
          <w:b/>
          <w:bCs/>
          <w:color w:val="auto"/>
          <w:spacing w:val="-6"/>
          <w:sz w:val="28"/>
          <w:szCs w:val="28"/>
          <w:highlight w:val="none"/>
        </w:rPr>
        <w:t>一、项目简介</w:t>
      </w:r>
    </w:p>
    <w:p w14:paraId="4B3FB939">
      <w:pPr>
        <w:keepNext w:val="0"/>
        <w:keepLines w:val="0"/>
        <w:pageBreakBefore w:val="0"/>
        <w:widowControl/>
        <w:kinsoku w:val="0"/>
        <w:wordWrap/>
        <w:overflowPunct w:val="0"/>
        <w:topLinePunct w:val="0"/>
        <w:autoSpaceDE w:val="0"/>
        <w:autoSpaceDN w:val="0"/>
        <w:bidi w:val="0"/>
        <w:adjustRightInd w:val="0"/>
        <w:snapToGrid w:val="0"/>
        <w:spacing w:line="520" w:lineRule="exact"/>
        <w:ind w:firstLine="560" w:firstLineChars="200"/>
        <w:jc w:val="both"/>
        <w:textAlignment w:val="baseline"/>
        <w:rPr>
          <w:rFonts w:hint="eastAsia" w:ascii="方正仿宋_GB2312" w:hAnsi="方正仿宋_GB2312" w:eastAsia="方正仿宋_GB2312" w:cs="方正仿宋_GB2312"/>
          <w:color w:val="auto"/>
          <w:sz w:val="28"/>
          <w:szCs w:val="28"/>
          <w:highlight w:val="none"/>
          <w:lang w:eastAsia="zh-CN"/>
        </w:rPr>
      </w:pPr>
      <w:r>
        <w:rPr>
          <w:rFonts w:hint="eastAsia" w:ascii="方正仿宋_GB2312" w:hAnsi="方正仿宋_GB2312" w:eastAsia="方正仿宋_GB2312" w:cs="方正仿宋_GB2312"/>
          <w:color w:val="auto"/>
          <w:sz w:val="28"/>
          <w:szCs w:val="28"/>
          <w:highlight w:val="none"/>
        </w:rPr>
        <w:t>广西丰联铜业有限公司</w:t>
      </w:r>
      <w:r>
        <w:rPr>
          <w:rFonts w:hint="eastAsia" w:ascii="方正仿宋_GB2312" w:hAnsi="方正仿宋_GB2312" w:eastAsia="方正仿宋_GB2312" w:cs="方正仿宋_GB2312"/>
          <w:color w:val="auto"/>
          <w:sz w:val="28"/>
          <w:szCs w:val="28"/>
          <w:highlight w:val="none"/>
          <w:lang w:eastAsia="zh-CN"/>
        </w:rPr>
        <w:t>（</w:t>
      </w:r>
      <w:r>
        <w:rPr>
          <w:rFonts w:hint="eastAsia" w:ascii="方正仿宋_GB2312" w:hAnsi="方正仿宋_GB2312" w:eastAsia="方正仿宋_GB2312" w:cs="方正仿宋_GB2312"/>
          <w:color w:val="auto"/>
          <w:sz w:val="28"/>
          <w:szCs w:val="28"/>
          <w:highlight w:val="none"/>
          <w:lang w:val="en-US" w:eastAsia="zh-CN"/>
        </w:rPr>
        <w:t>以下简称“甲方”</w:t>
      </w:r>
      <w:r>
        <w:rPr>
          <w:rFonts w:hint="eastAsia" w:ascii="方正仿宋_GB2312" w:hAnsi="方正仿宋_GB2312" w:eastAsia="方正仿宋_GB2312" w:cs="方正仿宋_GB2312"/>
          <w:color w:val="auto"/>
          <w:sz w:val="28"/>
          <w:szCs w:val="28"/>
          <w:highlight w:val="none"/>
          <w:lang w:eastAsia="zh-CN"/>
        </w:rPr>
        <w:t>）</w:t>
      </w:r>
      <w:r>
        <w:rPr>
          <w:rFonts w:hint="eastAsia" w:ascii="方正仿宋_GB2312" w:hAnsi="方正仿宋_GB2312" w:eastAsia="方正仿宋_GB2312" w:cs="方正仿宋_GB2312"/>
          <w:color w:val="auto"/>
          <w:sz w:val="28"/>
          <w:szCs w:val="28"/>
          <w:highlight w:val="none"/>
          <w:lang w:val="en-US" w:eastAsia="zh-CN"/>
        </w:rPr>
        <w:t>为铜精矿混矿企业，为实现保税货物仓储流程数字化管控，采购WMS管理系统，本项目要求本地化自建服务器，且软硬件资质符合自主可控要求。</w:t>
      </w:r>
    </w:p>
    <w:p w14:paraId="6BEFFC45">
      <w:pPr>
        <w:keepNext w:val="0"/>
        <w:keepLines w:val="0"/>
        <w:pageBreakBefore w:val="0"/>
        <w:wordWrap/>
        <w:topLinePunct w:val="0"/>
        <w:bidi w:val="0"/>
        <w:spacing w:line="520" w:lineRule="exact"/>
        <w:ind w:firstLine="538" w:firstLineChars="200"/>
        <w:jc w:val="both"/>
        <w:outlineLvl w:val="0"/>
        <w:rPr>
          <w:rFonts w:hint="eastAsia" w:ascii="方正仿宋_GB2312" w:hAnsi="方正仿宋_GB2312" w:eastAsia="方正仿宋_GB2312" w:cs="方正仿宋_GB2312"/>
          <w:b/>
          <w:bCs/>
          <w:color w:val="auto"/>
          <w:spacing w:val="-6"/>
          <w:sz w:val="28"/>
          <w:szCs w:val="28"/>
          <w:highlight w:val="none"/>
        </w:rPr>
        <w:pPrChange w:id="54" w:author="By" w:date="2026-08-11T22:51:31Z">
          <w:pPr>
            <w:keepNext w:val="0"/>
            <w:keepLines w:val="0"/>
            <w:pageBreakBefore w:val="0"/>
            <w:wordWrap/>
            <w:topLinePunct w:val="0"/>
            <w:bidi w:val="0"/>
            <w:spacing w:line="520" w:lineRule="exact"/>
            <w:ind w:firstLine="538" w:firstLineChars="200"/>
            <w:jc w:val="both"/>
          </w:pPr>
        </w:pPrChange>
      </w:pPr>
      <w:r>
        <w:rPr>
          <w:rFonts w:hint="eastAsia" w:ascii="方正仿宋_GB2312" w:hAnsi="方正仿宋_GB2312" w:eastAsia="方正仿宋_GB2312" w:cs="方正仿宋_GB2312"/>
          <w:b/>
          <w:bCs/>
          <w:color w:val="auto"/>
          <w:spacing w:val="-6"/>
          <w:sz w:val="28"/>
          <w:szCs w:val="28"/>
          <w:highlight w:val="none"/>
        </w:rPr>
        <w:t>二、采购内容</w:t>
      </w:r>
    </w:p>
    <w:p w14:paraId="428DAD0E">
      <w:pPr>
        <w:keepNext w:val="0"/>
        <w:keepLines w:val="0"/>
        <w:pageBreakBefore w:val="0"/>
        <w:wordWrap/>
        <w:topLinePunct w:val="0"/>
        <w:bidi w:val="0"/>
        <w:spacing w:line="520" w:lineRule="exact"/>
        <w:ind w:firstLine="538" w:firstLineChars="200"/>
        <w:jc w:val="both"/>
        <w:outlineLvl w:val="1"/>
        <w:rPr>
          <w:rFonts w:hint="eastAsia" w:ascii="方正仿宋_GB2312" w:hAnsi="方正仿宋_GB2312" w:eastAsia="方正仿宋_GB2312" w:cs="方正仿宋_GB2312"/>
          <w:b/>
          <w:bCs/>
          <w:color w:val="auto"/>
          <w:spacing w:val="-6"/>
          <w:sz w:val="28"/>
          <w:szCs w:val="28"/>
          <w:highlight w:val="none"/>
        </w:rPr>
        <w:pPrChange w:id="55" w:author="By" w:date="2026-08-11T22:51:31Z">
          <w:pPr>
            <w:keepNext w:val="0"/>
            <w:keepLines w:val="0"/>
            <w:pageBreakBefore w:val="0"/>
            <w:wordWrap/>
            <w:topLinePunct w:val="0"/>
            <w:bidi w:val="0"/>
            <w:spacing w:line="520" w:lineRule="exact"/>
            <w:ind w:firstLine="538" w:firstLineChars="200"/>
            <w:jc w:val="both"/>
          </w:pPr>
        </w:pPrChange>
      </w:pPr>
      <w:r>
        <w:rPr>
          <w:rFonts w:hint="eastAsia" w:ascii="方正仿宋_GB2312" w:hAnsi="方正仿宋_GB2312" w:eastAsia="方正仿宋_GB2312" w:cs="方正仿宋_GB2312"/>
          <w:b/>
          <w:bCs/>
          <w:color w:val="auto"/>
          <w:spacing w:val="-6"/>
          <w:sz w:val="28"/>
          <w:szCs w:val="28"/>
          <w:highlight w:val="none"/>
        </w:rPr>
        <w:t>1.采购包含内容</w:t>
      </w:r>
    </w:p>
    <w:p w14:paraId="6DFA2F48">
      <w:pPr>
        <w:keepNext w:val="0"/>
        <w:keepLines w:val="0"/>
        <w:pageBreakBefore w:val="0"/>
        <w:widowControl/>
        <w:kinsoku w:val="0"/>
        <w:wordWrap/>
        <w:overflowPunct w:val="0"/>
        <w:topLinePunct w:val="0"/>
        <w:autoSpaceDE w:val="0"/>
        <w:autoSpaceDN w:val="0"/>
        <w:bidi w:val="0"/>
        <w:adjustRightInd w:val="0"/>
        <w:snapToGrid w:val="0"/>
        <w:spacing w:line="520" w:lineRule="exact"/>
        <w:ind w:firstLine="560" w:firstLineChars="200"/>
        <w:jc w:val="both"/>
        <w:textAlignment w:val="baseline"/>
        <w:rPr>
          <w:rFonts w:hint="eastAsia" w:ascii="方正仿宋_GB2312" w:hAnsi="方正仿宋_GB2312" w:eastAsia="方正仿宋_GB2312" w:cs="方正仿宋_GB2312"/>
          <w:color w:val="auto"/>
          <w:sz w:val="28"/>
          <w:szCs w:val="28"/>
          <w:highlight w:val="none"/>
          <w:lang w:val="en-US" w:eastAsia="zh-CN"/>
        </w:rPr>
      </w:pPr>
      <w:r>
        <w:rPr>
          <w:rFonts w:hint="eastAsia" w:ascii="方正仿宋_GB2312" w:hAnsi="方正仿宋_GB2312" w:eastAsia="方正仿宋_GB2312" w:cs="方正仿宋_GB2312"/>
          <w:color w:val="auto"/>
          <w:sz w:val="28"/>
          <w:szCs w:val="28"/>
          <w:highlight w:val="none"/>
          <w:lang w:val="en-US" w:eastAsia="zh-CN"/>
        </w:rPr>
        <w:t>本次建设包干范围包含本地自建服务器部署（软硬件搭建、配套网络设备、按需使用中间件）、WMS 系统开发实施、操作人员培训、质保服务、首次等保定级测评及备案服务；配套提供等保落地规划、故障响应方案、运维管理体系。响应报价人须提供质保期满年度运维服务方案及报价明细以及每年专线网络使用费、等保复测服务费用、项目验收后新增功能二次开发工时报价</w:t>
      </w:r>
      <w:r>
        <w:rPr>
          <w:rFonts w:hint="eastAsia" w:ascii="方正仿宋_GB2312" w:hAnsi="方正仿宋_GB2312" w:eastAsia="方正仿宋_GB2312" w:cs="方正仿宋_GB2312"/>
          <w:color w:val="auto"/>
          <w:sz w:val="28"/>
          <w:szCs w:val="28"/>
          <w:highlight w:val="none"/>
          <w:vertAlign w:val="baseline"/>
          <w:lang w:val="en-US" w:eastAsia="zh-CN"/>
        </w:rPr>
        <w:t>，</w:t>
      </w:r>
      <w:r>
        <w:rPr>
          <w:rFonts w:hint="eastAsia" w:ascii="方正仿宋_GB2312" w:hAnsi="方正仿宋_GB2312" w:eastAsia="方正仿宋_GB2312" w:cs="方正仿宋_GB2312"/>
          <w:color w:val="auto"/>
          <w:sz w:val="28"/>
          <w:szCs w:val="28"/>
          <w:highlight w:val="none"/>
          <w:lang w:val="en-US" w:eastAsia="zh-CN"/>
        </w:rPr>
        <w:t>该部分年度持续性费用不计入本次项目总限价，仅用于甲方后续年度预算评估。</w:t>
      </w:r>
    </w:p>
    <w:p w14:paraId="2D6291E3">
      <w:pPr>
        <w:keepNext w:val="0"/>
        <w:keepLines w:val="0"/>
        <w:pageBreakBefore w:val="0"/>
        <w:wordWrap/>
        <w:topLinePunct w:val="0"/>
        <w:bidi w:val="0"/>
        <w:spacing w:line="520" w:lineRule="exact"/>
        <w:ind w:firstLine="546" w:firstLineChars="200"/>
        <w:jc w:val="both"/>
        <w:outlineLvl w:val="1"/>
        <w:rPr>
          <w:rFonts w:hint="eastAsia" w:ascii="方正仿宋_GB2312" w:hAnsi="方正仿宋_GB2312" w:eastAsia="方正仿宋_GB2312" w:cs="方正仿宋_GB2312"/>
          <w:b/>
          <w:bCs/>
          <w:color w:val="auto"/>
          <w:spacing w:val="-4"/>
          <w:sz w:val="28"/>
          <w:szCs w:val="28"/>
          <w:highlight w:val="none"/>
        </w:rPr>
        <w:pPrChange w:id="56" w:author="By" w:date="2026-08-11T22:51:31Z">
          <w:pPr>
            <w:keepNext w:val="0"/>
            <w:keepLines w:val="0"/>
            <w:pageBreakBefore w:val="0"/>
            <w:wordWrap/>
            <w:topLinePunct w:val="0"/>
            <w:bidi w:val="0"/>
            <w:spacing w:line="520" w:lineRule="exact"/>
            <w:ind w:firstLine="546" w:firstLineChars="200"/>
            <w:jc w:val="both"/>
          </w:pPr>
        </w:pPrChange>
      </w:pPr>
      <w:r>
        <w:rPr>
          <w:rFonts w:hint="eastAsia" w:ascii="方正仿宋_GB2312" w:hAnsi="方正仿宋_GB2312" w:eastAsia="方正仿宋_GB2312" w:cs="方正仿宋_GB2312"/>
          <w:b/>
          <w:bCs/>
          <w:color w:val="auto"/>
          <w:spacing w:val="-4"/>
          <w:sz w:val="28"/>
          <w:szCs w:val="28"/>
          <w:highlight w:val="none"/>
        </w:rPr>
        <w:t>2.结算和支付</w:t>
      </w:r>
    </w:p>
    <w:p w14:paraId="7BDAE15E">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（1）供应商报价须为含税价，覆盖采购内容，报价缺项、漏项视为负偏离；质保期满后续年度运维费用单独列明明细报价，不计入本次项目建设总价。</w:t>
      </w:r>
    </w:p>
    <w:p w14:paraId="60E1F90E">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u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（2）支付方式：</w:t>
      </w:r>
      <w:r>
        <w:rPr>
          <w:rFonts w:hint="eastAsia" w:ascii="方正仿宋_GB2312" w:hAnsi="方正仿宋_GB2312" w:eastAsia="方正仿宋_GB2312" w:cs="方正仿宋_GB2312"/>
          <w:b w:val="0"/>
          <w:bCs w:val="0"/>
          <w:color w:val="auto"/>
          <w:spacing w:val="-11"/>
          <w:sz w:val="28"/>
          <w:szCs w:val="28"/>
          <w:highlight w:val="none"/>
          <w:u w:val="none"/>
          <w:lang w:val="en-US" w:eastAsia="zh-CN"/>
        </w:rPr>
        <w:t>项目建设款分三阶段支付。</w:t>
      </w:r>
    </w:p>
    <w:p w14:paraId="033C4936">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eastAsia" w:ascii="方正仿宋_GB2312" w:hAnsi="方正仿宋_GB2312" w:eastAsia="方正仿宋_GB2312" w:cs="方正仿宋_GB2312"/>
          <w:b w:val="0"/>
          <w:bCs w:val="0"/>
          <w:color w:val="auto"/>
          <w:spacing w:val="-11"/>
          <w:sz w:val="28"/>
          <w:szCs w:val="28"/>
          <w:highlight w:val="none"/>
          <w:u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u w:val="none"/>
          <w:lang w:val="en-US" w:eastAsia="zh-CN"/>
        </w:rPr>
        <w:t xml:space="preserve">1.预付款：合同正式签订且乙方开具等额合规增值税发票后，甲方在7个工作日内向乙方支付合同总价 30%。 </w:t>
      </w:r>
    </w:p>
    <w:p w14:paraId="49227714">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eastAsia" w:ascii="方正仿宋_GB2312" w:hAnsi="方正仿宋_GB2312" w:eastAsia="方正仿宋_GB2312" w:cs="方正仿宋_GB2312"/>
          <w:b w:val="0"/>
          <w:bCs w:val="0"/>
          <w:color w:val="auto"/>
          <w:spacing w:val="-11"/>
          <w:sz w:val="28"/>
          <w:szCs w:val="28"/>
          <w:highlight w:val="none"/>
          <w:u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u w:val="none"/>
          <w:lang w:val="en-US" w:eastAsia="zh-CN"/>
        </w:rPr>
        <w:t xml:space="preserve">2.验收款：系统全部功能上线、试运行正常、完成整体验收合格，乙方开具剩余款项全额发票后，甲方在7个工作日内支付合同总价 65%。 </w:t>
      </w:r>
    </w:p>
    <w:p w14:paraId="3B5DF2FA">
      <w:pPr>
        <w:keepNext w:val="0"/>
        <w:keepLines w:val="0"/>
        <w:pageBreakBefore w:val="0"/>
        <w:widowControl w:val="0"/>
        <w:kinsoku/>
        <w:wordWrap/>
        <w:overflowPunct/>
        <w:topLinePunct w:val="0"/>
        <w:autoSpaceDE/>
        <w:autoSpaceDN/>
        <w:bidi w:val="0"/>
        <w:adjustRightInd/>
        <w:snapToGrid/>
        <w:spacing w:line="520" w:lineRule="exact"/>
        <w:ind w:firstLine="516" w:firstLineChars="200"/>
        <w:jc w:val="both"/>
        <w:textAlignment w:val="auto"/>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u w:val="none"/>
          <w:lang w:val="en-US" w:eastAsia="zh-CN"/>
        </w:rPr>
        <w:t>3.质保尾款：项目完成信息安全等级保护定级备案，且免费质保期内乙方履约无故障、无违约问题，甲方一次性无息结清剩余5% 尾款。</w:t>
      </w:r>
    </w:p>
    <w:p w14:paraId="1029FA3C">
      <w:pPr>
        <w:keepNext w:val="0"/>
        <w:keepLines w:val="0"/>
        <w:pageBreakBefore w:val="0"/>
        <w:wordWrap/>
        <w:topLinePunct w:val="0"/>
        <w:bidi w:val="0"/>
        <w:spacing w:line="520" w:lineRule="exact"/>
        <w:ind w:firstLine="546" w:firstLineChars="200"/>
        <w:jc w:val="both"/>
        <w:outlineLvl w:val="1"/>
        <w:rPr>
          <w:rFonts w:hint="eastAsia" w:ascii="方正仿宋_GB2312" w:hAnsi="方正仿宋_GB2312" w:eastAsia="方正仿宋_GB2312" w:cs="方正仿宋_GB2312"/>
          <w:b/>
          <w:bCs/>
          <w:color w:val="auto"/>
          <w:spacing w:val="-4"/>
          <w:sz w:val="28"/>
          <w:szCs w:val="28"/>
          <w:highlight w:val="none"/>
        </w:rPr>
        <w:pPrChange w:id="57" w:author="By" w:date="2026-08-11T22:51:31Z">
          <w:pPr>
            <w:keepNext w:val="0"/>
            <w:keepLines w:val="0"/>
            <w:pageBreakBefore w:val="0"/>
            <w:wordWrap/>
            <w:topLinePunct w:val="0"/>
            <w:bidi w:val="0"/>
            <w:spacing w:line="520" w:lineRule="exact"/>
            <w:ind w:firstLine="546" w:firstLineChars="200"/>
            <w:jc w:val="both"/>
          </w:pPr>
        </w:pPrChange>
      </w:pPr>
      <w:r>
        <w:rPr>
          <w:rFonts w:hint="eastAsia" w:ascii="方正仿宋_GB2312" w:hAnsi="方正仿宋_GB2312" w:eastAsia="方正仿宋_GB2312" w:cs="方正仿宋_GB2312"/>
          <w:b/>
          <w:bCs/>
          <w:color w:val="auto"/>
          <w:spacing w:val="-4"/>
          <w:sz w:val="28"/>
          <w:szCs w:val="28"/>
          <w:highlight w:val="none"/>
        </w:rPr>
        <w:t>3.供应商需要遵守的相关工作标准和工作要求</w:t>
      </w:r>
    </w:p>
    <w:p w14:paraId="172941A5">
      <w:pPr>
        <w:keepNext w:val="0"/>
        <w:keepLines w:val="0"/>
        <w:pageBreakBefore w:val="0"/>
        <w:numPr>
          <w:ilvl w:val="0"/>
          <w:numId w:val="7"/>
        </w:numPr>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部署标准</w:t>
      </w:r>
    </w:p>
    <w:p w14:paraId="31D923C1">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16" w:firstLineChars="200"/>
        <w:jc w:val="both"/>
        <w:textAlignment w:val="auto"/>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仅允许本地自建服务器部署，整套软硬件符合自主可控要求，CPU、服务器操作系统、数据库应在中国信息安全测评中心发布的安全可靠测评结果公告目录（https://www.itsec.gov.cn/aqkkcp/cpgg/）内，确保安全可靠等级不低于I级，中间件和网络设备应为国产品牌。所有供货硬件须为全新原厂未拆封正品设备，严禁提供二手、翻新、拆机设备。设备送达现场后，须由甲乙双方共同逐项完成到货核验，核验合格后方可开展安装调试；核验不达标，甲方有权拒收设备。</w:t>
      </w:r>
    </w:p>
    <w:p w14:paraId="1BC4315A">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w:t>
      </w:r>
      <w:r>
        <w:rPr>
          <w:rFonts w:hint="eastAsia" w:ascii="方正仿宋_GB2312" w:hAnsi="方正仿宋_GB2312" w:eastAsia="方正仿宋_GB2312" w:cs="方正仿宋_GB2312"/>
          <w:b/>
          <w:bCs/>
          <w:color w:val="auto"/>
          <w:spacing w:val="-11"/>
          <w:sz w:val="28"/>
          <w:szCs w:val="28"/>
          <w:highlight w:val="none"/>
          <w:lang w:val="en-US" w:eastAsia="zh-CN"/>
        </w:rPr>
        <w:t>*服务器软硬件若不满足自主可控要求、无法按要求完成资质网上核验的，视为实质性不响应，整体报价文件作无效响应处理。</w:t>
      </w:r>
      <w:r>
        <w:rPr>
          <w:rFonts w:hint="eastAsia" w:ascii="方正仿宋_GB2312" w:hAnsi="方正仿宋_GB2312" w:eastAsia="方正仿宋_GB2312" w:cs="方正仿宋_GB2312"/>
          <w:b w:val="0"/>
          <w:bCs w:val="0"/>
          <w:color w:val="auto"/>
          <w:spacing w:val="-11"/>
          <w:sz w:val="28"/>
          <w:szCs w:val="28"/>
          <w:highlight w:val="none"/>
          <w:lang w:val="en-US" w:eastAsia="zh-CN"/>
        </w:rPr>
        <w:t>）</w:t>
      </w:r>
    </w:p>
    <w:p w14:paraId="2F9F43CF">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（2）自建服务器部署可采用下述配置或者性能规格更高的方案：</w:t>
      </w:r>
    </w:p>
    <w:p w14:paraId="616FDCF1">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服务器处理器：物理核心≥8 核、基准主频 ≥2.6GHz；</w:t>
      </w:r>
    </w:p>
    <w:p w14:paraId="14D93BA6">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内存：国产 DDR4 ECC企业级别内存，≥32GB，采用同规格均衡成对部署，禁止不同容量内存不对称混插，内存频率选择主流即可。</w:t>
      </w:r>
    </w:p>
    <w:p w14:paraId="7EA9B8D6">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存储：独立配置系统盘、数据盘，均为企业级别SSD，系统盘</w:t>
      </w:r>
      <w:r>
        <w:rPr>
          <w:rFonts w:hint="default" w:ascii="Arial" w:hAnsi="Arial" w:eastAsia="方正仿宋_GB2312" w:cs="Arial"/>
          <w:b w:val="0"/>
          <w:bCs w:val="0"/>
          <w:color w:val="auto"/>
          <w:spacing w:val="-11"/>
          <w:sz w:val="28"/>
          <w:szCs w:val="28"/>
          <w:highlight w:val="none"/>
          <w:lang w:val="en-US" w:eastAsia="zh-CN"/>
        </w:rPr>
        <w:t>≥</w:t>
      </w:r>
      <w:r>
        <w:rPr>
          <w:rFonts w:hint="eastAsia" w:ascii="方正仿宋_GB2312" w:hAnsi="方正仿宋_GB2312" w:eastAsia="方正仿宋_GB2312" w:cs="方正仿宋_GB2312"/>
          <w:b w:val="0"/>
          <w:bCs w:val="0"/>
          <w:color w:val="auto"/>
          <w:spacing w:val="-11"/>
          <w:sz w:val="28"/>
          <w:szCs w:val="28"/>
          <w:highlight w:val="none"/>
          <w:lang w:val="en-US" w:eastAsia="zh-CN"/>
        </w:rPr>
        <w:t>480GB，数据盘≥960GB；</w:t>
      </w:r>
    </w:p>
    <w:p w14:paraId="15131B1C">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服务器网络接口：至少2个千兆电口，其中1个用于管理；</w:t>
      </w:r>
    </w:p>
    <w:p w14:paraId="61B1DE94">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RAID/控制器：必须配置硬件RAID卡(2GB缓存+电容保护)；</w:t>
      </w:r>
    </w:p>
    <w:p w14:paraId="12805FA5">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电源与散热：双冗余热插拔电源，热插拔风扇，带故障预警；</w:t>
      </w:r>
    </w:p>
    <w:p w14:paraId="4303A02B">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服务器操作系统：银河麒麟服务器操作系统 V10 永久授权；</w:t>
      </w:r>
    </w:p>
    <w:p w14:paraId="33F09821">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网络设备：应为国产品牌；</w:t>
      </w:r>
    </w:p>
    <w:p w14:paraId="79A6287A">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中间件：若需要中间件，应为国产品牌，永久授权；</w:t>
      </w:r>
    </w:p>
    <w:p w14:paraId="62191C01">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数据库：达梦数据库管理系统 V8.4 永久授权。</w:t>
      </w:r>
    </w:p>
    <w:p w14:paraId="3E9B7C89">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（3）自建服务器部署软硬件清单要求</w:t>
      </w:r>
    </w:p>
    <w:p w14:paraId="607099B5">
      <w:pPr>
        <w:keepNext w:val="0"/>
        <w:keepLines w:val="0"/>
        <w:pageBreakBefore w:val="0"/>
        <w:wordWrap/>
        <w:topLinePunct w:val="0"/>
        <w:bidi w:val="0"/>
        <w:spacing w:line="520" w:lineRule="exact"/>
        <w:ind w:firstLine="546" w:firstLineChars="200"/>
        <w:jc w:val="both"/>
        <w:rPr>
          <w:rFonts w:hint="eastAsia" w:ascii="方正仿宋_GB2312" w:hAnsi="方正仿宋_GB2312" w:eastAsia="方正仿宋_GB2312" w:cs="方正仿宋_GB2312"/>
          <w:b w:val="0"/>
          <w:bCs w:val="0"/>
          <w:color w:val="auto"/>
          <w:spacing w:val="-11"/>
          <w:sz w:val="28"/>
          <w:szCs w:val="28"/>
          <w:highlight w:val="yellow"/>
          <w:lang w:val="en-US" w:eastAsia="zh-CN"/>
          <w:rPrChange w:id="58" w:author="By" w:date="2026-08-15T16:20:04Z">
            <w:rPr>
              <w:rFonts w:hint="eastAsia" w:ascii="方正仿宋_GB2312" w:hAnsi="方正仿宋_GB2312" w:eastAsia="方正仿宋_GB2312" w:cs="方正仿宋_GB2312"/>
              <w:b w:val="0"/>
              <w:bCs w:val="0"/>
              <w:color w:val="auto"/>
              <w:spacing w:val="-11"/>
              <w:sz w:val="28"/>
              <w:szCs w:val="28"/>
              <w:highlight w:val="none"/>
              <w:lang w:val="en-US" w:eastAsia="zh-CN"/>
            </w:rPr>
          </w:rPrChange>
        </w:rPr>
      </w:pPr>
      <w:r>
        <w:rPr>
          <w:rFonts w:hint="eastAsia" w:ascii="方正仿宋_GB2312" w:hAnsi="方正仿宋_GB2312" w:eastAsia="方正仿宋_GB2312" w:cs="方正仿宋_GB2312"/>
          <w:b/>
          <w:bCs/>
          <w:color w:val="auto"/>
          <w:spacing w:val="-4"/>
          <w:sz w:val="28"/>
          <w:szCs w:val="28"/>
          <w:highlight w:val="yellow"/>
          <w:rPrChange w:id="59" w:author="By" w:date="2026-08-15T16:20:04Z">
            <w:rPr>
              <w:rFonts w:hint="eastAsia" w:ascii="方正仿宋_GB2312" w:hAnsi="方正仿宋_GB2312" w:eastAsia="方正仿宋_GB2312" w:cs="方正仿宋_GB2312"/>
              <w:b/>
              <w:bCs/>
              <w:color w:val="auto"/>
              <w:spacing w:val="-4"/>
              <w:sz w:val="28"/>
              <w:szCs w:val="28"/>
              <w:highlight w:val="none"/>
            </w:rPr>
          </w:rPrChange>
        </w:rPr>
        <w:t>供应商需在技术方案中提供整套完整本地部署软硬件清单，包含设备名称、型号、参数、数量、用途，清单内容详实可落地</w:t>
      </w:r>
      <w:r>
        <w:rPr>
          <w:rFonts w:hint="eastAsia" w:ascii="方正仿宋_GB2312" w:hAnsi="方正仿宋_GB2312" w:eastAsia="方正仿宋_GB2312" w:cs="方正仿宋_GB2312"/>
          <w:b/>
          <w:bCs/>
          <w:color w:val="auto"/>
          <w:spacing w:val="-4"/>
          <w:sz w:val="28"/>
          <w:szCs w:val="28"/>
          <w:highlight w:val="yellow"/>
          <w:lang w:eastAsia="zh-CN"/>
          <w:rPrChange w:id="60" w:author="By" w:date="2026-08-15T16:20:04Z">
            <w:rPr>
              <w:rFonts w:hint="eastAsia" w:ascii="方正仿宋_GB2312" w:hAnsi="方正仿宋_GB2312" w:eastAsia="方正仿宋_GB2312" w:cs="方正仿宋_GB2312"/>
              <w:b/>
              <w:bCs/>
              <w:color w:val="auto"/>
              <w:spacing w:val="-4"/>
              <w:sz w:val="28"/>
              <w:szCs w:val="28"/>
              <w:highlight w:val="none"/>
              <w:lang w:eastAsia="zh-CN"/>
            </w:rPr>
          </w:rPrChange>
        </w:rPr>
        <w:t>，</w:t>
      </w:r>
      <w:r>
        <w:rPr>
          <w:rFonts w:hint="eastAsia" w:ascii="方正仿宋_GB2312" w:hAnsi="方正仿宋_GB2312" w:eastAsia="方正仿宋_GB2312" w:cs="方正仿宋_GB2312"/>
          <w:b/>
          <w:bCs/>
          <w:color w:val="auto"/>
          <w:spacing w:val="-4"/>
          <w:sz w:val="28"/>
          <w:szCs w:val="28"/>
          <w:highlight w:val="yellow"/>
          <w:lang w:val="en-US" w:eastAsia="zh-CN"/>
          <w:rPrChange w:id="61" w:author="By" w:date="2026-08-15T16:20:04Z">
            <w:rPr>
              <w:rFonts w:hint="eastAsia" w:ascii="方正仿宋_GB2312" w:hAnsi="方正仿宋_GB2312" w:eastAsia="方正仿宋_GB2312" w:cs="方正仿宋_GB2312"/>
              <w:b/>
              <w:bCs/>
              <w:color w:val="auto"/>
              <w:spacing w:val="-4"/>
              <w:sz w:val="28"/>
              <w:szCs w:val="28"/>
              <w:highlight w:val="none"/>
              <w:lang w:val="en-US" w:eastAsia="zh-CN"/>
            </w:rPr>
          </w:rPrChange>
        </w:rPr>
        <w:t>CPU、服务器操作系统、数据库</w:t>
      </w:r>
      <w:r>
        <w:rPr>
          <w:rFonts w:hint="eastAsia" w:ascii="方正仿宋_GB2312" w:hAnsi="方正仿宋_GB2312" w:eastAsia="方正仿宋_GB2312" w:cs="方正仿宋_GB2312"/>
          <w:b/>
          <w:bCs/>
          <w:color w:val="auto"/>
          <w:spacing w:val="-4"/>
          <w:sz w:val="28"/>
          <w:szCs w:val="28"/>
          <w:highlight w:val="yellow"/>
          <w:lang w:eastAsia="zh-CN"/>
          <w:rPrChange w:id="62" w:author="By" w:date="2026-08-15T16:20:04Z">
            <w:rPr>
              <w:rFonts w:hint="eastAsia" w:ascii="方正仿宋_GB2312" w:hAnsi="方正仿宋_GB2312" w:eastAsia="方正仿宋_GB2312" w:cs="方正仿宋_GB2312"/>
              <w:b/>
              <w:bCs/>
              <w:color w:val="auto"/>
              <w:spacing w:val="-4"/>
              <w:sz w:val="28"/>
              <w:szCs w:val="28"/>
              <w:highlight w:val="none"/>
              <w:lang w:eastAsia="zh-CN"/>
            </w:rPr>
          </w:rPrChange>
        </w:rPr>
        <w:t>，</w:t>
      </w:r>
      <w:r>
        <w:rPr>
          <w:rFonts w:hint="eastAsia" w:ascii="方正仿宋_GB2312" w:hAnsi="方正仿宋_GB2312" w:eastAsia="方正仿宋_GB2312" w:cs="方正仿宋_GB2312"/>
          <w:b/>
          <w:bCs/>
          <w:i w:val="0"/>
          <w:iCs w:val="0"/>
          <w:caps w:val="0"/>
          <w:color w:val="auto"/>
          <w:spacing w:val="-4"/>
          <w:sz w:val="28"/>
          <w:szCs w:val="28"/>
          <w:highlight w:val="yellow"/>
          <w:shd w:val="clear" w:fill="auto"/>
          <w:rPrChange w:id="63" w:author="By" w:date="2026-08-15T16:20:04Z">
            <w:rPr>
              <w:rFonts w:hint="eastAsia" w:ascii="方正仿宋_GB2312" w:hAnsi="方正仿宋_GB2312" w:eastAsia="方正仿宋_GB2312" w:cs="方正仿宋_GB2312"/>
              <w:b/>
              <w:bCs/>
              <w:i w:val="0"/>
              <w:iCs w:val="0"/>
              <w:caps w:val="0"/>
              <w:color w:val="auto"/>
              <w:spacing w:val="-4"/>
              <w:sz w:val="28"/>
              <w:szCs w:val="28"/>
              <w:highlight w:val="none"/>
              <w:shd w:val="clear" w:fill="auto"/>
            </w:rPr>
          </w:rPrChange>
        </w:rPr>
        <w:t>供应商均须附上其在中国信息安全测评中心《安全可靠测评结果公告》目录中的对应截图。</w:t>
      </w:r>
    </w:p>
    <w:p w14:paraId="03CF2184">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 xml:space="preserve">（4）业务功能标准：完整覆盖保税仓储全流程，预留对外端口，支持海关专用账号、联网申报、电子账册核销；具备数据汇总、查询等功能。 </w:t>
      </w:r>
    </w:p>
    <w:p w14:paraId="61E046E2">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 xml:space="preserve">（5）运维服务标准：7×24小时远程 1 小时响应及技术支持，远程无法解决故障 48 小时内工程师到场；定期巡检、故障修复、海关政策适配升级、接口常态化维护、现场培训，完整建立运维台账定期移交甲方归档。 </w:t>
      </w:r>
    </w:p>
    <w:p w14:paraId="72200C27">
      <w:pPr>
        <w:keepNext w:val="0"/>
        <w:keepLines w:val="0"/>
        <w:pageBreakBefore w:val="0"/>
        <w:wordWrap/>
        <w:topLinePunct w:val="0"/>
        <w:bidi w:val="0"/>
        <w:spacing w:line="520" w:lineRule="exact"/>
        <w:ind w:firstLine="546" w:firstLineChars="200"/>
        <w:jc w:val="both"/>
        <w:outlineLvl w:val="1"/>
        <w:rPr>
          <w:rFonts w:hint="eastAsia" w:ascii="方正仿宋_GB2312" w:hAnsi="方正仿宋_GB2312" w:eastAsia="方正仿宋_GB2312" w:cs="方正仿宋_GB2312"/>
          <w:b/>
          <w:bCs/>
          <w:color w:val="auto"/>
          <w:spacing w:val="-4"/>
          <w:sz w:val="28"/>
          <w:szCs w:val="28"/>
          <w:highlight w:val="none"/>
        </w:rPr>
        <w:pPrChange w:id="64" w:author="By" w:date="2026-08-11T22:51:31Z">
          <w:pPr>
            <w:keepNext w:val="0"/>
            <w:keepLines w:val="0"/>
            <w:pageBreakBefore w:val="0"/>
            <w:wordWrap/>
            <w:topLinePunct w:val="0"/>
            <w:bidi w:val="0"/>
            <w:spacing w:line="520" w:lineRule="exact"/>
            <w:ind w:firstLine="546" w:firstLineChars="200"/>
            <w:jc w:val="both"/>
          </w:pPr>
        </w:pPrChange>
      </w:pPr>
      <w:r>
        <w:rPr>
          <w:rFonts w:hint="eastAsia" w:ascii="方正仿宋_GB2312" w:hAnsi="方正仿宋_GB2312" w:eastAsia="方正仿宋_GB2312" w:cs="方正仿宋_GB2312"/>
          <w:b/>
          <w:bCs/>
          <w:color w:val="auto"/>
          <w:spacing w:val="-4"/>
          <w:sz w:val="28"/>
          <w:szCs w:val="28"/>
          <w:highlight w:val="none"/>
        </w:rPr>
        <w:t>4.要求供应商遵循的工作时间或进度要求</w:t>
      </w:r>
    </w:p>
    <w:p w14:paraId="6ADFC739">
      <w:pPr>
        <w:keepNext w:val="0"/>
        <w:keepLines w:val="0"/>
        <w:pageBreakBefore w:val="0"/>
        <w:widowControl/>
        <w:suppressLineNumbers w:val="0"/>
        <w:wordWrap/>
        <w:topLinePunct w:val="0"/>
        <w:bidi w:val="0"/>
        <w:spacing w:line="520" w:lineRule="exact"/>
        <w:ind w:firstLine="516" w:firstLineChars="200"/>
        <w:jc w:val="left"/>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（1）整体交付周期：合同签订后55个自然日分阶段内完成。</w:t>
      </w:r>
    </w:p>
    <w:p w14:paraId="32BB33F7">
      <w:pPr>
        <w:keepNext w:val="0"/>
        <w:keepLines w:val="0"/>
        <w:pageBreakBefore w:val="0"/>
        <w:widowControl/>
        <w:suppressLineNumbers w:val="0"/>
        <w:kinsoku/>
        <w:wordWrap/>
        <w:overflowPunct/>
        <w:topLinePunct w:val="0"/>
        <w:autoSpaceDE/>
        <w:autoSpaceDN/>
        <w:bidi w:val="0"/>
        <w:adjustRightInd/>
        <w:snapToGrid/>
        <w:spacing w:line="520" w:lineRule="exact"/>
        <w:ind w:firstLine="516" w:firstLineChars="200"/>
        <w:jc w:val="left"/>
        <w:textAlignment w:val="auto"/>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第一阶段：WMS系统软件开发周期（合同签订后30个自然日）</w:t>
      </w:r>
    </w:p>
    <w:p w14:paraId="2AF50FFC">
      <w:pPr>
        <w:keepNext w:val="0"/>
        <w:keepLines w:val="0"/>
        <w:pageBreakBefore w:val="0"/>
        <w:widowControl/>
        <w:suppressLineNumbers w:val="0"/>
        <w:kinsoku/>
        <w:wordWrap/>
        <w:overflowPunct/>
        <w:topLinePunct w:val="0"/>
        <w:autoSpaceDE/>
        <w:autoSpaceDN/>
        <w:bidi w:val="0"/>
        <w:adjustRightInd/>
        <w:snapToGrid/>
        <w:spacing w:line="520" w:lineRule="exact"/>
        <w:ind w:firstLine="516" w:firstLineChars="200"/>
        <w:jc w:val="left"/>
        <w:textAlignment w:val="auto"/>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乙方须在合同签订后30个自然日内，完成保税WMS系统功能开发，并正式移交甲方启动测评工作。</w:t>
      </w:r>
    </w:p>
    <w:p w14:paraId="489A7E4D">
      <w:pPr>
        <w:keepNext w:val="0"/>
        <w:keepLines w:val="0"/>
        <w:pageBreakBefore w:val="0"/>
        <w:widowControl/>
        <w:suppressLineNumbers w:val="0"/>
        <w:kinsoku/>
        <w:wordWrap/>
        <w:overflowPunct/>
        <w:topLinePunct w:val="0"/>
        <w:autoSpaceDE/>
        <w:autoSpaceDN/>
        <w:bidi w:val="0"/>
        <w:adjustRightInd/>
        <w:snapToGrid/>
        <w:spacing w:line="520" w:lineRule="exact"/>
        <w:ind w:firstLine="516" w:firstLineChars="200"/>
        <w:jc w:val="left"/>
        <w:textAlignment w:val="auto"/>
        <w:rPr>
          <w:rFonts w:hint="eastAsia" w:ascii="方正仿宋_GB2312" w:hAnsi="方正仿宋_GB2312" w:eastAsia="方正仿宋_GB2312" w:cs="方正仿宋_GB2312"/>
          <w:color w:val="auto"/>
          <w:sz w:val="28"/>
          <w:szCs w:val="28"/>
        </w:rPr>
      </w:pPr>
      <w:r>
        <w:rPr>
          <w:rFonts w:hint="eastAsia" w:ascii="方正仿宋_GB2312" w:hAnsi="方正仿宋_GB2312" w:eastAsia="方正仿宋_GB2312" w:cs="方正仿宋_GB2312"/>
          <w:b w:val="0"/>
          <w:bCs w:val="0"/>
          <w:color w:val="auto"/>
          <w:spacing w:val="-11"/>
          <w:sz w:val="28"/>
          <w:szCs w:val="28"/>
          <w:highlight w:val="none"/>
          <w:lang w:val="en-US" w:eastAsia="zh-CN"/>
        </w:rPr>
        <w:t>第二阶段：甲方专项测评、试运行及问题反馈周期（10个自然日）</w:t>
      </w:r>
    </w:p>
    <w:p w14:paraId="30B1CD30">
      <w:pPr>
        <w:keepNext w:val="0"/>
        <w:keepLines w:val="0"/>
        <w:pageBreakBefore w:val="0"/>
        <w:widowControl/>
        <w:suppressLineNumbers w:val="0"/>
        <w:kinsoku/>
        <w:wordWrap/>
        <w:overflowPunct/>
        <w:topLinePunct w:val="0"/>
        <w:autoSpaceDE/>
        <w:autoSpaceDN/>
        <w:bidi w:val="0"/>
        <w:adjustRightInd/>
        <w:snapToGrid/>
        <w:spacing w:line="520" w:lineRule="exact"/>
        <w:ind w:firstLine="516" w:firstLineChars="200"/>
        <w:jc w:val="left"/>
        <w:textAlignment w:val="auto"/>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第三阶段：服务器部署、问题整改、端口对接及培训（15个自然日）</w:t>
      </w:r>
    </w:p>
    <w:p w14:paraId="6580DCD5">
      <w:pPr>
        <w:keepNext w:val="0"/>
        <w:keepLines w:val="0"/>
        <w:pageBreakBefore w:val="0"/>
        <w:kinsoku/>
        <w:wordWrap/>
        <w:overflowPunct/>
        <w:topLinePunct w:val="0"/>
        <w:autoSpaceDE/>
        <w:autoSpaceDN/>
        <w:bidi w:val="0"/>
        <w:adjustRightInd/>
        <w:snapToGrid/>
        <w:spacing w:line="520" w:lineRule="exact"/>
        <w:ind w:firstLine="516" w:firstLineChars="200"/>
        <w:jc w:val="both"/>
        <w:textAlignment w:val="auto"/>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 xml:space="preserve">甲方测评期间及测评完成后，乙方同步完成本地服务器部署及联调工作，针对甲方测评反馈问题完成整改优化；同步完成操作培训、运维台账搭建、系统试运行固化工作以及园区辅助系统、海关端口对接调试。 </w:t>
      </w:r>
    </w:p>
    <w:p w14:paraId="7009B990">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 xml:space="preserve">（2）故障处置时限：所有故障反馈 1 小时内远程响应；需现场处置的业务故障，48 小时内人员抵达厂区开展维修。 </w:t>
      </w:r>
    </w:p>
    <w:p w14:paraId="48591337">
      <w:pPr>
        <w:keepNext w:val="0"/>
        <w:keepLines w:val="0"/>
        <w:pageBreakBefore w:val="0"/>
        <w:wordWrap/>
        <w:topLinePunct w:val="0"/>
        <w:bidi w:val="0"/>
        <w:spacing w:line="520" w:lineRule="exact"/>
        <w:ind w:firstLine="516" w:firstLineChars="200"/>
        <w:jc w:val="both"/>
        <w:rPr>
          <w:rFonts w:hint="eastAsia" w:ascii="方正仿宋_GB2312" w:hAnsi="方正仿宋_GB2312" w:eastAsia="方正仿宋_GB2312" w:cs="方正仿宋_GB2312"/>
          <w:b w:val="0"/>
          <w:bCs w:val="0"/>
          <w:color w:val="auto"/>
          <w:spacing w:val="-11"/>
          <w:sz w:val="28"/>
          <w:szCs w:val="28"/>
          <w:highlight w:val="none"/>
          <w:lang w:val="en-US" w:eastAsia="zh-CN"/>
        </w:rPr>
      </w:pPr>
      <w:r>
        <w:rPr>
          <w:rFonts w:hint="eastAsia" w:ascii="方正仿宋_GB2312" w:hAnsi="方正仿宋_GB2312" w:eastAsia="方正仿宋_GB2312" w:cs="方正仿宋_GB2312"/>
          <w:b w:val="0"/>
          <w:bCs w:val="0"/>
          <w:color w:val="auto"/>
          <w:spacing w:val="-11"/>
          <w:sz w:val="28"/>
          <w:szCs w:val="28"/>
          <w:highlight w:val="none"/>
          <w:lang w:val="en-US" w:eastAsia="zh-CN"/>
        </w:rPr>
        <w:t>（3）运维服务时效：质保期内按月开展系统巡检，每月提交完整月度运维台账归档。</w:t>
      </w:r>
    </w:p>
    <w:p w14:paraId="35071C10">
      <w:pPr>
        <w:keepNext w:val="0"/>
        <w:keepLines w:val="0"/>
        <w:pageBreakBefore w:val="0"/>
        <w:wordWrap/>
        <w:topLinePunct w:val="0"/>
        <w:bidi w:val="0"/>
        <w:spacing w:line="520" w:lineRule="exact"/>
        <w:ind w:firstLine="544" w:firstLineChars="200"/>
        <w:jc w:val="both"/>
        <w:outlineLvl w:val="0"/>
        <w:rPr>
          <w:rFonts w:hint="eastAsia" w:ascii="方正仿宋_GB2312" w:hAnsi="方正仿宋_GB2312" w:eastAsia="方正仿宋_GB2312" w:cs="方正仿宋_GB2312"/>
          <w:b w:val="0"/>
          <w:bCs w:val="0"/>
          <w:color w:val="auto"/>
          <w:spacing w:val="-4"/>
          <w:sz w:val="28"/>
          <w:szCs w:val="28"/>
          <w:highlight w:val="none"/>
        </w:rPr>
        <w:pPrChange w:id="65" w:author="By" w:date="2026-08-11T22:51:31Z">
          <w:pPr>
            <w:keepNext w:val="0"/>
            <w:keepLines w:val="0"/>
            <w:pageBreakBefore w:val="0"/>
            <w:wordWrap/>
            <w:topLinePunct w:val="0"/>
            <w:bidi w:val="0"/>
            <w:spacing w:line="520" w:lineRule="exact"/>
            <w:ind w:firstLine="544" w:firstLineChars="200"/>
            <w:jc w:val="both"/>
          </w:pPr>
        </w:pPrChange>
      </w:pPr>
      <w:r>
        <w:rPr>
          <w:rFonts w:hint="eastAsia" w:ascii="方正仿宋_GB2312" w:hAnsi="方正仿宋_GB2312" w:eastAsia="方正仿宋_GB2312" w:cs="方正仿宋_GB2312"/>
          <w:b w:val="0"/>
          <w:bCs w:val="0"/>
          <w:color w:val="auto"/>
          <w:spacing w:val="-4"/>
          <w:sz w:val="28"/>
          <w:szCs w:val="28"/>
          <w:highlight w:val="none"/>
        </w:rPr>
        <w:t>三、系统基础业务功能要求</w:t>
      </w:r>
    </w:p>
    <w:p w14:paraId="6EC21EC3">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66"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（一）基础数据管理</w:t>
      </w:r>
    </w:p>
    <w:p w14:paraId="49F34666">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1.仓库库区、库位档案管理，支持区分原料区、成品区、待检区，记录堆位信息、库容。</w:t>
      </w:r>
    </w:p>
    <w:p w14:paraId="1B16EBEA">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2.物料基础档案管理，区分原料、成品；维护矿源信息、品质参数、原产国、商品编码、干湿重、报关单、核注清单等。</w:t>
      </w:r>
    </w:p>
    <w:p w14:paraId="4F17BC43">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3.往来主体管理：下游出库流向企业、货主信息维护。</w:t>
      </w:r>
    </w:p>
    <w:p w14:paraId="762ED28D">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4.保税账册档案管理：保税物流账册基础信息备案。</w:t>
      </w:r>
    </w:p>
    <w:p w14:paraId="1A74030A">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5.系统参数配置、角色权限分级、海关专用账号独立配置、操作日志留存审计。</w:t>
      </w:r>
    </w:p>
    <w:p w14:paraId="029137D3">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67"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（二）入库管理</w:t>
      </w:r>
    </w:p>
    <w:p w14:paraId="59C787EA">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1.入库预约、到货收货登记，录入船名、提单号、入库报关单号、核注清单号、金额。</w:t>
      </w:r>
    </w:p>
    <w:p w14:paraId="00AA9E9A">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2.原料品质单据上传、</w:t>
      </w:r>
      <w:del w:id="68" w:author="陈帆" w:date="2026-07-31T19:23:00Z">
        <w:r>
          <w:rPr>
            <w:rFonts w:hint="eastAsia" w:ascii="方正仿宋_GB2312" w:hAnsi="方正仿宋_GB2312" w:eastAsia="方正仿宋_GB2312" w:cs="方正仿宋_GB2312"/>
            <w:b w:val="0"/>
            <w:bCs w:val="0"/>
            <w:color w:val="auto"/>
            <w:spacing w:val="-4"/>
            <w:sz w:val="28"/>
            <w:szCs w:val="28"/>
            <w:highlight w:val="none"/>
            <w:lang w:val="en-US" w:eastAsia="zh-CN"/>
          </w:rPr>
          <w:delText xml:space="preserve">OCR </w:delText>
        </w:r>
      </w:del>
      <w:r>
        <w:rPr>
          <w:rFonts w:hint="eastAsia" w:ascii="方正仿宋_GB2312" w:hAnsi="方正仿宋_GB2312" w:eastAsia="方正仿宋_GB2312" w:cs="方正仿宋_GB2312"/>
          <w:b w:val="0"/>
          <w:bCs w:val="0"/>
          <w:color w:val="auto"/>
          <w:spacing w:val="-4"/>
          <w:sz w:val="28"/>
          <w:szCs w:val="28"/>
          <w:highlight w:val="none"/>
          <w:lang w:val="en-US" w:eastAsia="zh-CN"/>
        </w:rPr>
        <w:t>智能识别，自动提取单据关键信息并归档附件。</w:t>
      </w:r>
    </w:p>
    <w:p w14:paraId="1A88DC0D">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3.货物称重录入湿重、干重，匹配对应保税账册。</w:t>
      </w:r>
    </w:p>
    <w:p w14:paraId="25BC2671">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4.按原料/成品分类分配对应堆位。</w:t>
      </w:r>
    </w:p>
    <w:p w14:paraId="0E1EF235">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69"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（三）库内移库管理</w:t>
      </w:r>
    </w:p>
    <w:p w14:paraId="760ADC34">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1.移库时间、操作人员、原堆位 / 目标堆位全程记录留痕。</w:t>
      </w:r>
    </w:p>
    <w:p w14:paraId="09BD0405">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2.移库数据实时更新实物库存。</w:t>
      </w:r>
    </w:p>
    <w:p w14:paraId="14793C26">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3.批量移库、整托移位、拆批移位多场景适配。</w:t>
      </w:r>
    </w:p>
    <w:p w14:paraId="7F7C14C2">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70"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（四）库存精细化管理</w:t>
      </w:r>
    </w:p>
    <w:p w14:paraId="585FDDAD">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1.实时多维度库存查询：按矿源、账册、原料/成品、堆位、时间筛选。</w:t>
      </w:r>
    </w:p>
    <w:p w14:paraId="44E1BD2A">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2.周期性盘点、动态抽盘、盘点差异自动生成、差异调整审批流程。</w:t>
      </w:r>
    </w:p>
    <w:p w14:paraId="5F2E31E6">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3.批次、重量台账管理。</w:t>
      </w:r>
    </w:p>
    <w:p w14:paraId="75297CBA">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4.库存预警。</w:t>
      </w:r>
    </w:p>
    <w:p w14:paraId="3438654B">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71"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（五）生产/完工流转管理</w:t>
      </w:r>
    </w:p>
    <w:p w14:paraId="62DCA88D">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1.原料投料出库、生产加工过程登记。</w:t>
      </w:r>
    </w:p>
    <w:p w14:paraId="55859A2E">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2.成品完工入库登记，关联对应原料信息。</w:t>
      </w:r>
    </w:p>
    <w:p w14:paraId="7BE2F147">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3.原料消耗、成品产出台账自动汇总。</w:t>
      </w:r>
    </w:p>
    <w:p w14:paraId="086C846B">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72"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（六）出库管理</w:t>
      </w:r>
    </w:p>
    <w:p w14:paraId="6DC549AC">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1.出库订单创建、审核，录入出库报关单号、核注清单号、出库流向企业。</w:t>
      </w:r>
    </w:p>
    <w:p w14:paraId="15E664D4">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2.记录出库时间、出库完成时间、出库重量。</w:t>
      </w:r>
    </w:p>
    <w:p w14:paraId="64810E71">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73"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（七）关务保税监管专项模块</w:t>
      </w:r>
    </w:p>
    <w:p w14:paraId="77D170EE">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1.独立海关专用操作账号，权限隔离，关务操作单独留痕。</w:t>
      </w:r>
    </w:p>
    <w:p w14:paraId="0A712BA3">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2.账册库存与实物库存自动对账，账实差异报表导出。</w:t>
      </w:r>
    </w:p>
    <w:p w14:paraId="0B472BDD">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74"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（八）</w:t>
      </w:r>
      <w:del w:id="75" w:author="陈帆" w:date="2026-07-31T19:22:54Z">
        <w:r>
          <w:rPr>
            <w:rFonts w:hint="eastAsia" w:ascii="方正仿宋_GB2312" w:hAnsi="方正仿宋_GB2312" w:eastAsia="方正仿宋_GB2312" w:cs="方正仿宋_GB2312"/>
            <w:b w:val="0"/>
            <w:bCs w:val="0"/>
            <w:color w:val="auto"/>
            <w:spacing w:val="-4"/>
            <w:sz w:val="28"/>
            <w:szCs w:val="28"/>
            <w:highlight w:val="none"/>
            <w:lang w:val="en-US" w:eastAsia="zh-CN"/>
          </w:rPr>
          <w:delText xml:space="preserve">OCR </w:delText>
        </w:r>
      </w:del>
      <w:r>
        <w:rPr>
          <w:rFonts w:hint="eastAsia" w:ascii="方正仿宋_GB2312" w:hAnsi="方正仿宋_GB2312" w:eastAsia="方正仿宋_GB2312" w:cs="方正仿宋_GB2312"/>
          <w:b w:val="0"/>
          <w:bCs w:val="0"/>
          <w:color w:val="auto"/>
          <w:spacing w:val="-4"/>
          <w:sz w:val="28"/>
          <w:szCs w:val="28"/>
          <w:highlight w:val="none"/>
          <w:lang w:val="en-US" w:eastAsia="zh-CN"/>
        </w:rPr>
        <w:t>单据识别管理</w:t>
      </w:r>
    </w:p>
    <w:p w14:paraId="0B341185">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1.支持报关单、提单、品质、重量单据扫描上传。</w:t>
      </w:r>
    </w:p>
    <w:p w14:paraId="5F56B542">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2.识别数据自动回填系统，支持人工修正、附件归档。</w:t>
      </w:r>
    </w:p>
    <w:p w14:paraId="32314B27">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76"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（九）系统对外对接能力</w:t>
      </w:r>
    </w:p>
    <w:p w14:paraId="0FBC0E80">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1.预留对接端口，支持对接园区辅助监管系统、企业 ERP、生产系统等。</w:t>
      </w:r>
    </w:p>
    <w:p w14:paraId="1670C684">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outlineLvl w:val="1"/>
        <w:rPr>
          <w:rFonts w:hint="eastAsia" w:ascii="方正仿宋_GB2312" w:hAnsi="方正仿宋_GB2312" w:eastAsia="方正仿宋_GB2312" w:cs="方正仿宋_GB2312"/>
          <w:b w:val="0"/>
          <w:bCs w:val="0"/>
          <w:color w:val="auto"/>
          <w:spacing w:val="-4"/>
          <w:sz w:val="28"/>
          <w:szCs w:val="28"/>
          <w:highlight w:val="none"/>
          <w:lang w:val="en-US" w:eastAsia="zh-CN"/>
        </w:rPr>
        <w:pPrChange w:id="77" w:author="By" w:date="2026-08-11T22:51:31Z">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（十）系统安全与操作留痕</w:t>
      </w:r>
    </w:p>
    <w:p w14:paraId="03795976">
      <w:pPr>
        <w:keepNext w:val="0"/>
        <w:keepLines w:val="0"/>
        <w:pageBreakBefore w:val="0"/>
        <w:widowControl w:val="0"/>
        <w:kinsoku/>
        <w:wordWrap/>
        <w:overflowPunct/>
        <w:topLinePunct w:val="0"/>
        <w:autoSpaceDE/>
        <w:autoSpaceDN/>
        <w:bidi w:val="0"/>
        <w:adjustRightInd/>
        <w:snapToGrid/>
        <w:spacing w:line="520" w:lineRule="exact"/>
        <w:ind w:firstLine="544" w:firstLineChars="200"/>
        <w:jc w:val="both"/>
        <w:textAlignment w:val="auto"/>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val="0"/>
          <w:bCs w:val="0"/>
          <w:color w:val="auto"/>
          <w:spacing w:val="-4"/>
          <w:sz w:val="28"/>
          <w:szCs w:val="28"/>
          <w:highlight w:val="none"/>
          <w:lang w:val="en-US" w:eastAsia="zh-CN"/>
        </w:rPr>
        <w:t>全业务操作记录永久留存，包含操作人、操作时间、操作内容、修改痕迹。</w:t>
      </w:r>
    </w:p>
    <w:p w14:paraId="0F1D9BCF">
      <w:pPr>
        <w:keepNext w:val="0"/>
        <w:keepLines w:val="0"/>
        <w:pageBreakBefore w:val="0"/>
        <w:wordWrap/>
        <w:topLinePunct w:val="0"/>
        <w:bidi w:val="0"/>
        <w:spacing w:line="520" w:lineRule="exact"/>
        <w:ind w:firstLine="544" w:firstLineChars="200"/>
        <w:jc w:val="both"/>
        <w:outlineLvl w:val="0"/>
        <w:rPr>
          <w:rFonts w:hint="eastAsia" w:ascii="方正仿宋_GB2312" w:hAnsi="方正仿宋_GB2312" w:eastAsia="方正仿宋_GB2312" w:cs="方正仿宋_GB2312"/>
          <w:b w:val="0"/>
          <w:bCs w:val="0"/>
          <w:color w:val="auto"/>
          <w:spacing w:val="-4"/>
          <w:sz w:val="28"/>
          <w:szCs w:val="28"/>
          <w:highlight w:val="none"/>
        </w:rPr>
        <w:pPrChange w:id="78" w:author="By" w:date="2026-08-11T22:51:31Z">
          <w:pPr>
            <w:keepNext w:val="0"/>
            <w:keepLines w:val="0"/>
            <w:pageBreakBefore w:val="0"/>
            <w:wordWrap/>
            <w:topLinePunct w:val="0"/>
            <w:bidi w:val="0"/>
            <w:spacing w:line="520" w:lineRule="exact"/>
            <w:ind w:firstLine="544" w:firstLineChars="200"/>
            <w:jc w:val="both"/>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四</w:t>
      </w:r>
      <w:r>
        <w:rPr>
          <w:rFonts w:hint="eastAsia" w:ascii="方正仿宋_GB2312" w:hAnsi="方正仿宋_GB2312" w:eastAsia="方正仿宋_GB2312" w:cs="方正仿宋_GB2312"/>
          <w:b w:val="0"/>
          <w:bCs w:val="0"/>
          <w:color w:val="auto"/>
          <w:spacing w:val="-4"/>
          <w:sz w:val="28"/>
          <w:szCs w:val="28"/>
          <w:highlight w:val="none"/>
        </w:rPr>
        <w:t>、智慧化与数据可视化功能要求</w:t>
      </w:r>
    </w:p>
    <w:p w14:paraId="0C1DF092">
      <w:pPr>
        <w:keepNext w:val="0"/>
        <w:keepLines w:val="0"/>
        <w:pageBreakBefore w:val="0"/>
        <w:wordWrap/>
        <w:topLinePunct w:val="0"/>
        <w:bidi w:val="0"/>
        <w:spacing w:line="520" w:lineRule="exact"/>
        <w:ind w:firstLine="544" w:firstLineChars="200"/>
        <w:jc w:val="both"/>
        <w:rPr>
          <w:rFonts w:hint="eastAsia" w:ascii="方正仿宋_GB2312" w:hAnsi="方正仿宋_GB2312" w:eastAsia="方正仿宋_GB2312" w:cs="方正仿宋_GB2312"/>
          <w:b w:val="0"/>
          <w:bCs w:val="0"/>
          <w:color w:val="auto"/>
          <w:spacing w:val="-4"/>
          <w:sz w:val="28"/>
          <w:szCs w:val="28"/>
          <w:highlight w:val="none"/>
        </w:rPr>
      </w:pPr>
      <w:r>
        <w:rPr>
          <w:rFonts w:hint="eastAsia" w:ascii="方正仿宋_GB2312" w:hAnsi="方正仿宋_GB2312" w:eastAsia="方正仿宋_GB2312" w:cs="方正仿宋_GB2312"/>
          <w:b w:val="0"/>
          <w:bCs w:val="0"/>
          <w:color w:val="auto"/>
          <w:spacing w:val="-4"/>
          <w:sz w:val="28"/>
          <w:szCs w:val="28"/>
          <w:highlight w:val="none"/>
          <w:lang w:val="en-US" w:eastAsia="zh-CN"/>
        </w:rPr>
        <w:t>1.</w:t>
      </w:r>
      <w:r>
        <w:rPr>
          <w:rFonts w:hint="eastAsia" w:ascii="方正仿宋_GB2312" w:hAnsi="方正仿宋_GB2312" w:eastAsia="方正仿宋_GB2312" w:cs="方正仿宋_GB2312"/>
          <w:b w:val="0"/>
          <w:bCs w:val="0"/>
          <w:color w:val="auto"/>
          <w:spacing w:val="-4"/>
          <w:sz w:val="28"/>
          <w:szCs w:val="28"/>
          <w:highlight w:val="none"/>
        </w:rPr>
        <w:t>系统配套可视化功能，实时展示库区库存、出入库总量。</w:t>
      </w:r>
    </w:p>
    <w:p w14:paraId="25405DF6">
      <w:pPr>
        <w:keepNext w:val="0"/>
        <w:keepLines w:val="0"/>
        <w:pageBreakBefore w:val="0"/>
        <w:wordWrap/>
        <w:topLinePunct w:val="0"/>
        <w:bidi w:val="0"/>
        <w:spacing w:line="520" w:lineRule="exact"/>
        <w:ind w:firstLine="544" w:firstLineChars="200"/>
        <w:jc w:val="both"/>
        <w:rPr>
          <w:rFonts w:hint="eastAsia" w:ascii="方正仿宋_GB2312" w:hAnsi="方正仿宋_GB2312" w:eastAsia="方正仿宋_GB2312" w:cs="方正仿宋_GB2312"/>
          <w:b w:val="0"/>
          <w:bCs w:val="0"/>
          <w:color w:val="auto"/>
          <w:spacing w:val="-4"/>
          <w:sz w:val="28"/>
          <w:szCs w:val="28"/>
          <w:highlight w:val="none"/>
        </w:rPr>
      </w:pPr>
      <w:r>
        <w:rPr>
          <w:rFonts w:hint="eastAsia" w:ascii="方正仿宋_GB2312" w:hAnsi="方正仿宋_GB2312" w:eastAsia="方正仿宋_GB2312" w:cs="方正仿宋_GB2312"/>
          <w:b w:val="0"/>
          <w:bCs w:val="0"/>
          <w:color w:val="auto"/>
          <w:spacing w:val="-4"/>
          <w:sz w:val="28"/>
          <w:szCs w:val="28"/>
          <w:highlight w:val="none"/>
          <w:lang w:val="en-US" w:eastAsia="zh-CN"/>
        </w:rPr>
        <w:t>2.</w:t>
      </w:r>
      <w:r>
        <w:rPr>
          <w:rFonts w:hint="eastAsia" w:ascii="方正仿宋_GB2312" w:hAnsi="方正仿宋_GB2312" w:eastAsia="方正仿宋_GB2312" w:cs="方正仿宋_GB2312"/>
          <w:b w:val="0"/>
          <w:bCs w:val="0"/>
          <w:color w:val="auto"/>
          <w:spacing w:val="-4"/>
          <w:sz w:val="28"/>
          <w:szCs w:val="28"/>
          <w:highlight w:val="none"/>
        </w:rPr>
        <w:t>支持多维度仓储、生产数据自动汇总、统计分析，可自定义报表模板。</w:t>
      </w:r>
    </w:p>
    <w:p w14:paraId="30AE1419">
      <w:pPr>
        <w:keepNext w:val="0"/>
        <w:keepLines w:val="0"/>
        <w:pageBreakBefore w:val="0"/>
        <w:wordWrap/>
        <w:topLinePunct w:val="0"/>
        <w:bidi w:val="0"/>
        <w:spacing w:line="520" w:lineRule="exact"/>
        <w:ind w:firstLine="544" w:firstLineChars="200"/>
        <w:jc w:val="both"/>
        <w:rPr>
          <w:rFonts w:hint="eastAsia" w:ascii="方正仿宋_GB2312" w:hAnsi="方正仿宋_GB2312" w:eastAsia="方正仿宋_GB2312" w:cs="方正仿宋_GB2312"/>
          <w:b w:val="0"/>
          <w:bCs w:val="0"/>
          <w:color w:val="auto"/>
          <w:spacing w:val="-4"/>
          <w:sz w:val="28"/>
          <w:szCs w:val="28"/>
          <w:highlight w:val="none"/>
        </w:rPr>
      </w:pPr>
      <w:r>
        <w:rPr>
          <w:rFonts w:hint="eastAsia" w:ascii="方正仿宋_GB2312" w:hAnsi="方正仿宋_GB2312" w:eastAsia="方正仿宋_GB2312" w:cs="方正仿宋_GB2312"/>
          <w:b w:val="0"/>
          <w:bCs w:val="0"/>
          <w:color w:val="auto"/>
          <w:spacing w:val="-4"/>
          <w:sz w:val="28"/>
          <w:szCs w:val="28"/>
          <w:highlight w:val="none"/>
          <w:lang w:val="en-US" w:eastAsia="zh-CN"/>
        </w:rPr>
        <w:t>3.</w:t>
      </w:r>
      <w:r>
        <w:rPr>
          <w:rFonts w:hint="eastAsia" w:ascii="方正仿宋_GB2312" w:hAnsi="方正仿宋_GB2312" w:eastAsia="方正仿宋_GB2312" w:cs="方正仿宋_GB2312"/>
          <w:b w:val="0"/>
          <w:bCs w:val="0"/>
          <w:color w:val="auto"/>
          <w:spacing w:val="-4"/>
          <w:sz w:val="28"/>
          <w:szCs w:val="28"/>
          <w:highlight w:val="none"/>
        </w:rPr>
        <w:t>具备数据穿透查询能力，支持从汇总台账追溯至每一笔原始业务单据。</w:t>
      </w:r>
    </w:p>
    <w:p w14:paraId="78EE1119">
      <w:pPr>
        <w:keepNext w:val="0"/>
        <w:keepLines w:val="0"/>
        <w:pageBreakBefore w:val="0"/>
        <w:wordWrap/>
        <w:topLinePunct w:val="0"/>
        <w:bidi w:val="0"/>
        <w:spacing w:line="520" w:lineRule="exact"/>
        <w:ind w:firstLine="544" w:firstLineChars="200"/>
        <w:jc w:val="both"/>
        <w:outlineLvl w:val="0"/>
        <w:rPr>
          <w:rFonts w:hint="eastAsia" w:ascii="方正仿宋_GB2312" w:hAnsi="方正仿宋_GB2312" w:eastAsia="方正仿宋_GB2312" w:cs="方正仿宋_GB2312"/>
          <w:b w:val="0"/>
          <w:bCs w:val="0"/>
          <w:color w:val="auto"/>
          <w:spacing w:val="-4"/>
          <w:sz w:val="28"/>
          <w:szCs w:val="28"/>
          <w:highlight w:val="none"/>
        </w:rPr>
        <w:pPrChange w:id="79" w:author="By" w:date="2026-08-11T22:51:31Z">
          <w:pPr>
            <w:keepNext w:val="0"/>
            <w:keepLines w:val="0"/>
            <w:pageBreakBefore w:val="0"/>
            <w:wordWrap/>
            <w:topLinePunct w:val="0"/>
            <w:bidi w:val="0"/>
            <w:spacing w:line="520" w:lineRule="exact"/>
            <w:ind w:firstLine="544" w:firstLineChars="200"/>
            <w:jc w:val="both"/>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五</w:t>
      </w:r>
      <w:r>
        <w:rPr>
          <w:rFonts w:hint="eastAsia" w:ascii="方正仿宋_GB2312" w:hAnsi="方正仿宋_GB2312" w:eastAsia="方正仿宋_GB2312" w:cs="方正仿宋_GB2312"/>
          <w:b w:val="0"/>
          <w:bCs w:val="0"/>
          <w:color w:val="auto"/>
          <w:spacing w:val="-4"/>
          <w:sz w:val="28"/>
          <w:szCs w:val="28"/>
          <w:highlight w:val="none"/>
        </w:rPr>
        <w:t>、运维管理要求</w:t>
      </w:r>
    </w:p>
    <w:p w14:paraId="7E265D9A">
      <w:pPr>
        <w:keepNext w:val="0"/>
        <w:keepLines w:val="0"/>
        <w:pageBreakBefore w:val="0"/>
        <w:wordWrap/>
        <w:topLinePunct w:val="0"/>
        <w:bidi w:val="0"/>
        <w:spacing w:line="520" w:lineRule="exact"/>
        <w:ind w:firstLine="544" w:firstLineChars="200"/>
        <w:jc w:val="both"/>
        <w:rPr>
          <w:rFonts w:hint="eastAsia" w:ascii="方正仿宋_GB2312" w:hAnsi="方正仿宋_GB2312" w:eastAsia="方正仿宋_GB2312" w:cs="方正仿宋_GB2312"/>
          <w:b w:val="0"/>
          <w:bCs w:val="0"/>
          <w:color w:val="auto"/>
          <w:spacing w:val="-4"/>
          <w:sz w:val="28"/>
          <w:szCs w:val="28"/>
          <w:highlight w:val="none"/>
        </w:rPr>
      </w:pPr>
      <w:r>
        <w:rPr>
          <w:rFonts w:hint="eastAsia" w:ascii="方正仿宋_GB2312" w:hAnsi="方正仿宋_GB2312" w:eastAsia="方正仿宋_GB2312" w:cs="方正仿宋_GB2312"/>
          <w:b w:val="0"/>
          <w:bCs w:val="0"/>
          <w:color w:val="auto"/>
          <w:spacing w:val="-4"/>
          <w:sz w:val="28"/>
          <w:szCs w:val="28"/>
          <w:highlight w:val="none"/>
          <w:lang w:val="en-US" w:eastAsia="zh-CN"/>
        </w:rPr>
        <w:t>1.</w:t>
      </w:r>
      <w:r>
        <w:rPr>
          <w:rFonts w:hint="eastAsia" w:ascii="方正仿宋_GB2312" w:hAnsi="方正仿宋_GB2312" w:eastAsia="方正仿宋_GB2312" w:cs="方正仿宋_GB2312"/>
          <w:b w:val="0"/>
          <w:bCs w:val="0"/>
          <w:color w:val="auto"/>
          <w:spacing w:val="-4"/>
          <w:sz w:val="28"/>
          <w:szCs w:val="28"/>
          <w:highlight w:val="none"/>
        </w:rPr>
        <w:t>定期系统巡检、设备及数据库健康检查、隐患排查整改；</w:t>
      </w:r>
    </w:p>
    <w:p w14:paraId="0BFCFB81">
      <w:pPr>
        <w:keepNext w:val="0"/>
        <w:keepLines w:val="0"/>
        <w:pageBreakBefore w:val="0"/>
        <w:wordWrap/>
        <w:topLinePunct w:val="0"/>
        <w:bidi w:val="0"/>
        <w:spacing w:line="520" w:lineRule="exact"/>
        <w:ind w:firstLine="544" w:firstLineChars="200"/>
        <w:jc w:val="both"/>
        <w:rPr>
          <w:rFonts w:hint="eastAsia" w:ascii="方正仿宋_GB2312" w:hAnsi="方正仿宋_GB2312" w:eastAsia="方正仿宋_GB2312" w:cs="方正仿宋_GB2312"/>
          <w:b w:val="0"/>
          <w:bCs w:val="0"/>
          <w:color w:val="auto"/>
          <w:spacing w:val="-4"/>
          <w:sz w:val="28"/>
          <w:szCs w:val="28"/>
          <w:highlight w:val="none"/>
        </w:rPr>
      </w:pPr>
      <w:r>
        <w:rPr>
          <w:rFonts w:hint="eastAsia" w:ascii="方正仿宋_GB2312" w:hAnsi="方正仿宋_GB2312" w:eastAsia="方正仿宋_GB2312" w:cs="方正仿宋_GB2312"/>
          <w:b w:val="0"/>
          <w:bCs w:val="0"/>
          <w:color w:val="auto"/>
          <w:spacing w:val="-4"/>
          <w:sz w:val="28"/>
          <w:szCs w:val="28"/>
          <w:highlight w:val="none"/>
          <w:lang w:val="en-US" w:eastAsia="zh-CN"/>
        </w:rPr>
        <w:t>2.</w:t>
      </w:r>
      <w:r>
        <w:rPr>
          <w:rFonts w:hint="eastAsia" w:ascii="方正仿宋_GB2312" w:hAnsi="方正仿宋_GB2312" w:eastAsia="方正仿宋_GB2312" w:cs="方正仿宋_GB2312"/>
          <w:b w:val="0"/>
          <w:bCs w:val="0"/>
          <w:color w:val="auto"/>
          <w:spacing w:val="-4"/>
          <w:sz w:val="28"/>
          <w:szCs w:val="28"/>
          <w:highlight w:val="none"/>
        </w:rPr>
        <w:t>系统故障排查、BUG 修复、性能优化；</w:t>
      </w:r>
    </w:p>
    <w:p w14:paraId="19F7928A">
      <w:pPr>
        <w:keepNext w:val="0"/>
        <w:keepLines w:val="0"/>
        <w:pageBreakBefore w:val="0"/>
        <w:wordWrap/>
        <w:topLinePunct w:val="0"/>
        <w:bidi w:val="0"/>
        <w:spacing w:line="520" w:lineRule="exact"/>
        <w:ind w:firstLine="544" w:firstLineChars="200"/>
        <w:jc w:val="both"/>
        <w:rPr>
          <w:rFonts w:hint="eastAsia" w:ascii="方正仿宋_GB2312" w:hAnsi="方正仿宋_GB2312" w:eastAsia="方正仿宋_GB2312" w:cs="方正仿宋_GB2312"/>
          <w:b w:val="0"/>
          <w:bCs w:val="0"/>
          <w:color w:val="auto"/>
          <w:spacing w:val="-4"/>
          <w:sz w:val="28"/>
          <w:szCs w:val="28"/>
          <w:highlight w:val="none"/>
        </w:rPr>
      </w:pPr>
      <w:r>
        <w:rPr>
          <w:rFonts w:hint="eastAsia" w:ascii="方正仿宋_GB2312" w:hAnsi="方正仿宋_GB2312" w:eastAsia="方正仿宋_GB2312" w:cs="方正仿宋_GB2312"/>
          <w:b w:val="0"/>
          <w:bCs w:val="0"/>
          <w:color w:val="auto"/>
          <w:spacing w:val="-4"/>
          <w:sz w:val="28"/>
          <w:szCs w:val="28"/>
          <w:highlight w:val="none"/>
          <w:lang w:val="en-US" w:eastAsia="zh-CN"/>
        </w:rPr>
        <w:t>3.</w:t>
      </w:r>
      <w:r>
        <w:rPr>
          <w:rFonts w:hint="eastAsia" w:ascii="方正仿宋_GB2312" w:hAnsi="方正仿宋_GB2312" w:eastAsia="方正仿宋_GB2312" w:cs="方正仿宋_GB2312"/>
          <w:b w:val="0"/>
          <w:bCs w:val="0"/>
          <w:color w:val="auto"/>
          <w:spacing w:val="-4"/>
          <w:sz w:val="28"/>
          <w:szCs w:val="28"/>
          <w:highlight w:val="none"/>
        </w:rPr>
        <w:t>仅承诺简单故障远程修复，无巡检、接口维护、台账管理等内容，视为运维方案不完善。</w:t>
      </w:r>
    </w:p>
    <w:p w14:paraId="51CAF7F4">
      <w:pPr>
        <w:keepNext w:val="0"/>
        <w:keepLines w:val="0"/>
        <w:pageBreakBefore w:val="0"/>
        <w:wordWrap/>
        <w:topLinePunct w:val="0"/>
        <w:bidi w:val="0"/>
        <w:spacing w:line="520" w:lineRule="exact"/>
        <w:ind w:firstLine="544" w:firstLineChars="200"/>
        <w:jc w:val="both"/>
        <w:outlineLvl w:val="0"/>
        <w:rPr>
          <w:rFonts w:hint="eastAsia" w:ascii="方正仿宋_GB2312" w:hAnsi="方正仿宋_GB2312" w:eastAsia="方正仿宋_GB2312" w:cs="方正仿宋_GB2312"/>
          <w:b w:val="0"/>
          <w:bCs w:val="0"/>
          <w:color w:val="auto"/>
          <w:spacing w:val="-4"/>
          <w:sz w:val="28"/>
          <w:szCs w:val="28"/>
          <w:highlight w:val="none"/>
        </w:rPr>
        <w:pPrChange w:id="80" w:author="By" w:date="2026-08-11T22:51:31Z">
          <w:pPr>
            <w:keepNext w:val="0"/>
            <w:keepLines w:val="0"/>
            <w:pageBreakBefore w:val="0"/>
            <w:wordWrap/>
            <w:topLinePunct w:val="0"/>
            <w:bidi w:val="0"/>
            <w:spacing w:line="520" w:lineRule="exact"/>
            <w:ind w:firstLine="544" w:firstLineChars="200"/>
            <w:jc w:val="both"/>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六</w:t>
      </w:r>
      <w:r>
        <w:rPr>
          <w:rFonts w:hint="eastAsia" w:ascii="方正仿宋_GB2312" w:hAnsi="方正仿宋_GB2312" w:eastAsia="方正仿宋_GB2312" w:cs="方正仿宋_GB2312"/>
          <w:b w:val="0"/>
          <w:bCs w:val="0"/>
          <w:color w:val="auto"/>
          <w:spacing w:val="-4"/>
          <w:sz w:val="28"/>
          <w:szCs w:val="28"/>
          <w:highlight w:val="none"/>
        </w:rPr>
        <w:t>、项目实施团队要求</w:t>
      </w:r>
    </w:p>
    <w:p w14:paraId="13CDDE3F">
      <w:pPr>
        <w:keepNext w:val="0"/>
        <w:keepLines w:val="0"/>
        <w:pageBreakBefore w:val="0"/>
        <w:wordWrap/>
        <w:topLinePunct w:val="0"/>
        <w:bidi w:val="0"/>
        <w:spacing w:line="520" w:lineRule="exact"/>
        <w:ind w:firstLine="544" w:firstLineChars="200"/>
        <w:jc w:val="both"/>
        <w:rPr>
          <w:rFonts w:hint="eastAsia" w:ascii="方正仿宋_GB2312" w:hAnsi="方正仿宋_GB2312" w:eastAsia="方正仿宋_GB2312" w:cs="方正仿宋_GB2312"/>
          <w:b w:val="0"/>
          <w:bCs w:val="0"/>
          <w:color w:val="auto"/>
          <w:spacing w:val="-4"/>
          <w:sz w:val="28"/>
          <w:szCs w:val="28"/>
          <w:highlight w:val="none"/>
        </w:rPr>
      </w:pPr>
      <w:r>
        <w:rPr>
          <w:rFonts w:hint="eastAsia" w:ascii="方正仿宋_GB2312" w:hAnsi="方正仿宋_GB2312" w:eastAsia="方正仿宋_GB2312" w:cs="方正仿宋_GB2312"/>
          <w:b w:val="0"/>
          <w:bCs w:val="0"/>
          <w:color w:val="auto"/>
          <w:spacing w:val="-4"/>
          <w:sz w:val="28"/>
          <w:szCs w:val="28"/>
          <w:highlight w:val="none"/>
        </w:rPr>
        <w:t>报价人须组建本项目专项实施小组，明确配置项目经理、实施工程师、技术运维人员；报价文件中提供完整项目实施组织架构、系统上线阶段专职人员现场驻场安排；</w:t>
      </w:r>
    </w:p>
    <w:p w14:paraId="1D92B710">
      <w:pPr>
        <w:keepNext w:val="0"/>
        <w:keepLines w:val="0"/>
        <w:pageBreakBefore w:val="0"/>
        <w:wordWrap/>
        <w:topLinePunct w:val="0"/>
        <w:bidi w:val="0"/>
        <w:spacing w:line="520" w:lineRule="exact"/>
        <w:ind w:firstLine="544" w:firstLineChars="200"/>
        <w:jc w:val="both"/>
        <w:outlineLvl w:val="0"/>
        <w:rPr>
          <w:rFonts w:hint="eastAsia" w:ascii="方正仿宋_GB2312" w:hAnsi="方正仿宋_GB2312" w:eastAsia="方正仿宋_GB2312" w:cs="方正仿宋_GB2312"/>
          <w:b w:val="0"/>
          <w:bCs w:val="0"/>
          <w:color w:val="auto"/>
          <w:spacing w:val="-4"/>
          <w:sz w:val="28"/>
          <w:szCs w:val="28"/>
          <w:highlight w:val="none"/>
        </w:rPr>
        <w:pPrChange w:id="81" w:author="By" w:date="2026-08-11T22:51:31Z">
          <w:pPr>
            <w:keepNext w:val="0"/>
            <w:keepLines w:val="0"/>
            <w:pageBreakBefore w:val="0"/>
            <w:wordWrap/>
            <w:topLinePunct w:val="0"/>
            <w:bidi w:val="0"/>
            <w:spacing w:line="520" w:lineRule="exact"/>
            <w:ind w:firstLine="544" w:firstLineChars="200"/>
            <w:jc w:val="both"/>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七</w:t>
      </w:r>
      <w:r>
        <w:rPr>
          <w:rFonts w:hint="eastAsia" w:ascii="方正仿宋_GB2312" w:hAnsi="方正仿宋_GB2312" w:eastAsia="方正仿宋_GB2312" w:cs="方正仿宋_GB2312"/>
          <w:b w:val="0"/>
          <w:bCs w:val="0"/>
          <w:color w:val="auto"/>
          <w:spacing w:val="-4"/>
          <w:sz w:val="28"/>
          <w:szCs w:val="28"/>
          <w:highlight w:val="none"/>
        </w:rPr>
        <w:t>、质保与后期运维商务要求</w:t>
      </w:r>
    </w:p>
    <w:p w14:paraId="31425CB2">
      <w:pPr>
        <w:keepNext w:val="0"/>
        <w:keepLines w:val="0"/>
        <w:pageBreakBefore w:val="0"/>
        <w:wordWrap/>
        <w:topLinePunct w:val="0"/>
        <w:bidi w:val="0"/>
        <w:spacing w:line="520" w:lineRule="exact"/>
        <w:ind w:firstLine="544" w:firstLineChars="200"/>
        <w:jc w:val="both"/>
        <w:rPr>
          <w:rFonts w:hint="eastAsia" w:ascii="方正仿宋_GB2312" w:hAnsi="方正仿宋_GB2312" w:eastAsia="方正仿宋_GB2312" w:cs="方正仿宋_GB2312"/>
          <w:b w:val="0"/>
          <w:bCs w:val="0"/>
          <w:color w:val="auto"/>
          <w:spacing w:val="-4"/>
          <w:sz w:val="28"/>
          <w:szCs w:val="28"/>
          <w:highlight w:val="none"/>
          <w:lang w:eastAsia="zh-CN"/>
        </w:rPr>
      </w:pPr>
      <w:r>
        <w:rPr>
          <w:rFonts w:hint="eastAsia" w:ascii="方正仿宋_GB2312" w:hAnsi="方正仿宋_GB2312" w:eastAsia="方正仿宋_GB2312" w:cs="方正仿宋_GB2312"/>
          <w:b w:val="0"/>
          <w:bCs w:val="0"/>
          <w:color w:val="auto"/>
          <w:spacing w:val="-4"/>
          <w:sz w:val="28"/>
          <w:szCs w:val="28"/>
          <w:highlight w:val="none"/>
        </w:rPr>
        <w:t>供应商承诺免费质保</w:t>
      </w:r>
      <w:r>
        <w:rPr>
          <w:rFonts w:hint="eastAsia" w:ascii="方正仿宋_GB2312" w:hAnsi="方正仿宋_GB2312" w:eastAsia="方正仿宋_GB2312" w:cs="方正仿宋_GB2312"/>
          <w:b w:val="0"/>
          <w:bCs w:val="0"/>
          <w:color w:val="auto"/>
          <w:spacing w:val="-4"/>
          <w:sz w:val="28"/>
          <w:szCs w:val="28"/>
          <w:highlight w:val="none"/>
          <w:lang w:val="en-US" w:eastAsia="zh-CN"/>
        </w:rPr>
        <w:t>运维</w:t>
      </w:r>
      <w:r>
        <w:rPr>
          <w:rFonts w:hint="eastAsia" w:ascii="方正仿宋_GB2312" w:hAnsi="方正仿宋_GB2312" w:eastAsia="方正仿宋_GB2312" w:cs="方正仿宋_GB2312"/>
          <w:b w:val="0"/>
          <w:bCs w:val="0"/>
          <w:color w:val="auto"/>
          <w:spacing w:val="-4"/>
          <w:sz w:val="28"/>
          <w:szCs w:val="28"/>
          <w:highlight w:val="none"/>
        </w:rPr>
        <w:t>期限不得</w:t>
      </w:r>
      <w:r>
        <w:rPr>
          <w:rFonts w:hint="eastAsia" w:ascii="方正仿宋_GB2312" w:hAnsi="方正仿宋_GB2312" w:eastAsia="方正仿宋_GB2312" w:cs="方正仿宋_GB2312"/>
          <w:b w:val="0"/>
          <w:bCs w:val="0"/>
          <w:color w:val="auto"/>
          <w:spacing w:val="-4"/>
          <w:sz w:val="28"/>
          <w:szCs w:val="28"/>
          <w:highlight w:val="none"/>
          <w:lang w:val="en-US" w:eastAsia="zh-CN"/>
        </w:rPr>
        <w:t>少于 1 年。</w:t>
      </w:r>
      <w:r>
        <w:rPr>
          <w:rFonts w:hint="eastAsia" w:ascii="方正仿宋_GB2312" w:hAnsi="方正仿宋_GB2312" w:eastAsia="方正仿宋_GB2312" w:cs="方正仿宋_GB2312"/>
          <w:b w:val="0"/>
          <w:bCs w:val="0"/>
          <w:color w:val="auto"/>
          <w:spacing w:val="-4"/>
          <w:sz w:val="28"/>
          <w:szCs w:val="28"/>
          <w:highlight w:val="none"/>
        </w:rPr>
        <w:t>供应商需单独出具质保期满后年度运维服务清单及含税明细报价，运维服务内容需与本文件第七条运维标准保持一致，报价清晰无隐形收费</w:t>
      </w:r>
      <w:r>
        <w:rPr>
          <w:rFonts w:hint="eastAsia" w:ascii="方正仿宋_GB2312" w:hAnsi="方正仿宋_GB2312" w:eastAsia="方正仿宋_GB2312" w:cs="方正仿宋_GB2312"/>
          <w:b w:val="0"/>
          <w:bCs w:val="0"/>
          <w:color w:val="auto"/>
          <w:spacing w:val="-4"/>
          <w:sz w:val="28"/>
          <w:szCs w:val="28"/>
          <w:highlight w:val="none"/>
          <w:lang w:eastAsia="zh-CN"/>
        </w:rPr>
        <w:t>，</w:t>
      </w:r>
      <w:r>
        <w:rPr>
          <w:rFonts w:hint="eastAsia" w:ascii="方正仿宋_GB2312" w:hAnsi="方正仿宋_GB2312" w:eastAsia="方正仿宋_GB2312" w:cs="方正仿宋_GB2312"/>
          <w:b w:val="0"/>
          <w:bCs w:val="0"/>
          <w:color w:val="auto"/>
          <w:spacing w:val="-4"/>
          <w:sz w:val="28"/>
          <w:szCs w:val="28"/>
          <w:highlight w:val="none"/>
        </w:rPr>
        <w:t>同时供应商须单独列明项目验收完成后，甲方后续新增业务需求二次开发的单人单日含税工时费标准，作为后期新增开发项目计价依据；该工时报价为固定含税单价、无隐形收费，仅作为甲方后期预算及询价参考，不计入本次项目限价。</w:t>
      </w:r>
    </w:p>
    <w:p w14:paraId="29D05571">
      <w:pPr>
        <w:keepNext w:val="0"/>
        <w:keepLines w:val="0"/>
        <w:pageBreakBefore w:val="0"/>
        <w:wordWrap/>
        <w:topLinePunct w:val="0"/>
        <w:bidi w:val="0"/>
        <w:spacing w:line="520" w:lineRule="exact"/>
        <w:ind w:firstLine="544" w:firstLineChars="200"/>
        <w:jc w:val="both"/>
        <w:outlineLvl w:val="0"/>
        <w:rPr>
          <w:rFonts w:hint="eastAsia" w:ascii="方正仿宋_GB2312" w:hAnsi="方正仿宋_GB2312" w:eastAsia="方正仿宋_GB2312" w:cs="方正仿宋_GB2312"/>
          <w:b w:val="0"/>
          <w:bCs w:val="0"/>
          <w:color w:val="auto"/>
          <w:spacing w:val="-4"/>
          <w:sz w:val="28"/>
          <w:szCs w:val="28"/>
          <w:highlight w:val="none"/>
          <w:lang w:val="en-US" w:eastAsia="zh-CN"/>
        </w:rPr>
        <w:pPrChange w:id="82" w:author="By" w:date="2026-08-11T22:51:31Z">
          <w:pPr>
            <w:keepNext w:val="0"/>
            <w:keepLines w:val="0"/>
            <w:pageBreakBefore w:val="0"/>
            <w:wordWrap/>
            <w:topLinePunct w:val="0"/>
            <w:bidi w:val="0"/>
            <w:spacing w:line="520" w:lineRule="exact"/>
            <w:ind w:firstLine="544" w:firstLineChars="200"/>
            <w:jc w:val="both"/>
          </w:pPr>
        </w:pPrChange>
      </w:pPr>
      <w:r>
        <w:rPr>
          <w:rFonts w:hint="eastAsia" w:ascii="方正仿宋_GB2312" w:hAnsi="方正仿宋_GB2312" w:eastAsia="方正仿宋_GB2312" w:cs="方正仿宋_GB2312"/>
          <w:b w:val="0"/>
          <w:bCs w:val="0"/>
          <w:color w:val="auto"/>
          <w:spacing w:val="-4"/>
          <w:sz w:val="28"/>
          <w:szCs w:val="28"/>
          <w:highlight w:val="none"/>
          <w:lang w:val="en-US" w:eastAsia="zh-CN"/>
        </w:rPr>
        <w:t>八、信息安全等级保护实施方案</w:t>
      </w:r>
    </w:p>
    <w:p w14:paraId="11743988">
      <w:pPr>
        <w:keepNext w:val="0"/>
        <w:keepLines w:val="0"/>
        <w:pageBreakBefore w:val="0"/>
        <w:wordWrap/>
        <w:topLinePunct w:val="0"/>
        <w:bidi w:val="0"/>
        <w:spacing w:line="520" w:lineRule="exact"/>
        <w:ind w:firstLine="546" w:firstLineChars="200"/>
        <w:jc w:val="both"/>
        <w:rPr>
          <w:rFonts w:hint="eastAsia" w:ascii="方正仿宋_GB2312" w:hAnsi="方正仿宋_GB2312" w:eastAsia="方正仿宋_GB2312" w:cs="方正仿宋_GB2312"/>
          <w:b w:val="0"/>
          <w:bCs w:val="0"/>
          <w:color w:val="auto"/>
          <w:spacing w:val="-4"/>
          <w:sz w:val="28"/>
          <w:szCs w:val="28"/>
          <w:highlight w:val="none"/>
          <w:lang w:val="en-US" w:eastAsia="zh-CN"/>
        </w:rPr>
      </w:pPr>
      <w:r>
        <w:rPr>
          <w:rFonts w:hint="eastAsia" w:ascii="方正仿宋_GB2312" w:hAnsi="方正仿宋_GB2312" w:eastAsia="方正仿宋_GB2312" w:cs="方正仿宋_GB2312"/>
          <w:b/>
          <w:bCs/>
          <w:color w:val="auto"/>
          <w:spacing w:val="-4"/>
          <w:sz w:val="28"/>
          <w:szCs w:val="28"/>
          <w:highlight w:val="none"/>
        </w:rPr>
        <w:t>供应商配套提供信息安全等级保护定级、备案、测评全流程实施规划，配合甲方完成等保相关全部工作。供应商须在单独列明等保专项实施方案</w:t>
      </w:r>
      <w:r>
        <w:rPr>
          <w:rFonts w:hint="eastAsia" w:ascii="方正仿宋_GB2312" w:hAnsi="方正仿宋_GB2312" w:eastAsia="方正仿宋_GB2312" w:cs="方正仿宋_GB2312"/>
          <w:b/>
          <w:bCs/>
          <w:color w:val="auto"/>
          <w:spacing w:val="-4"/>
          <w:sz w:val="28"/>
          <w:szCs w:val="28"/>
          <w:highlight w:val="none"/>
          <w:lang w:eastAsia="zh-CN"/>
        </w:rPr>
        <w:t>（</w:t>
      </w:r>
      <w:r>
        <w:rPr>
          <w:rFonts w:hint="eastAsia" w:ascii="方正仿宋_GB2312" w:hAnsi="方正仿宋_GB2312" w:eastAsia="方正仿宋_GB2312" w:cs="方正仿宋_GB2312"/>
          <w:b/>
          <w:bCs/>
          <w:color w:val="auto"/>
          <w:spacing w:val="-4"/>
          <w:sz w:val="28"/>
          <w:szCs w:val="28"/>
          <w:highlight w:val="none"/>
          <w:lang w:val="en-US" w:eastAsia="zh-CN"/>
        </w:rPr>
        <w:t>2级及以上</w:t>
      </w:r>
      <w:r>
        <w:rPr>
          <w:rFonts w:hint="eastAsia" w:ascii="方正仿宋_GB2312" w:hAnsi="方正仿宋_GB2312" w:eastAsia="方正仿宋_GB2312" w:cs="方正仿宋_GB2312"/>
          <w:b/>
          <w:bCs/>
          <w:color w:val="auto"/>
          <w:spacing w:val="-4"/>
          <w:sz w:val="28"/>
          <w:szCs w:val="28"/>
          <w:highlight w:val="none"/>
          <w:lang w:eastAsia="zh-CN"/>
        </w:rPr>
        <w:t>）</w:t>
      </w:r>
      <w:r>
        <w:rPr>
          <w:rFonts w:hint="eastAsia" w:ascii="方正仿宋_GB2312" w:hAnsi="方正仿宋_GB2312" w:eastAsia="方正仿宋_GB2312" w:cs="方正仿宋_GB2312"/>
          <w:b/>
          <w:bCs/>
          <w:color w:val="auto"/>
          <w:spacing w:val="-4"/>
          <w:sz w:val="28"/>
          <w:szCs w:val="28"/>
          <w:highlight w:val="none"/>
        </w:rPr>
        <w:t>、等保费用明细。</w:t>
      </w:r>
      <w:r>
        <w:rPr>
          <w:rFonts w:hint="eastAsia" w:ascii="方正仿宋_GB2312" w:hAnsi="方正仿宋_GB2312" w:eastAsia="方正仿宋_GB2312" w:cs="方正仿宋_GB2312"/>
          <w:b w:val="0"/>
          <w:bCs w:val="0"/>
          <w:color w:val="auto"/>
          <w:spacing w:val="-4"/>
          <w:sz w:val="28"/>
          <w:szCs w:val="28"/>
          <w:highlight w:val="none"/>
          <w:lang w:eastAsia="zh-CN"/>
        </w:rPr>
        <w:t>（</w:t>
      </w:r>
      <w:r>
        <w:rPr>
          <w:rFonts w:hint="eastAsia" w:ascii="方正仿宋_GB2312" w:hAnsi="方正仿宋_GB2312" w:eastAsia="方正仿宋_GB2312" w:cs="方正仿宋_GB2312"/>
          <w:b w:val="0"/>
          <w:bCs w:val="0"/>
          <w:color w:val="auto"/>
          <w:spacing w:val="-4"/>
          <w:sz w:val="28"/>
          <w:szCs w:val="28"/>
          <w:highlight w:val="none"/>
          <w:lang w:val="en-US" w:eastAsia="zh-CN"/>
        </w:rPr>
        <w:t>*</w:t>
      </w:r>
      <w:r>
        <w:rPr>
          <w:rFonts w:hint="eastAsia" w:ascii="方正仿宋_GB2312" w:hAnsi="方正仿宋_GB2312" w:eastAsia="方正仿宋_GB2312" w:cs="方正仿宋_GB2312"/>
          <w:b/>
          <w:bCs/>
          <w:color w:val="auto"/>
          <w:spacing w:val="-4"/>
          <w:sz w:val="28"/>
          <w:szCs w:val="28"/>
          <w:highlight w:val="none"/>
          <w:lang w:val="en-US" w:eastAsia="zh-CN"/>
        </w:rPr>
        <w:t>若无等保实施方案的，做无效响应处理</w:t>
      </w:r>
      <w:r>
        <w:rPr>
          <w:rFonts w:hint="eastAsia" w:ascii="方正仿宋_GB2312" w:hAnsi="方正仿宋_GB2312" w:eastAsia="方正仿宋_GB2312" w:cs="方正仿宋_GB2312"/>
          <w:b w:val="0"/>
          <w:bCs w:val="0"/>
          <w:color w:val="auto"/>
          <w:spacing w:val="-4"/>
          <w:sz w:val="28"/>
          <w:szCs w:val="28"/>
          <w:highlight w:val="none"/>
          <w:lang w:eastAsia="zh-CN"/>
        </w:rPr>
        <w:t>）</w:t>
      </w:r>
    </w:p>
    <w:p w14:paraId="413AD7B5">
      <w:pPr>
        <w:keepNext w:val="0"/>
        <w:keepLines w:val="0"/>
        <w:pageBreakBefore w:val="0"/>
        <w:wordWrap/>
        <w:topLinePunct w:val="0"/>
        <w:bidi w:val="0"/>
        <w:spacing w:line="520" w:lineRule="exact"/>
        <w:ind w:left="563"/>
        <w:jc w:val="both"/>
        <w:rPr>
          <w:rFonts w:hint="eastAsia" w:ascii="方正仿宋_GB2312" w:hAnsi="方正仿宋_GB2312" w:eastAsia="方正仿宋_GB2312" w:cs="方正仿宋_GB2312"/>
          <w:b w:val="0"/>
          <w:bCs w:val="0"/>
          <w:color w:val="auto"/>
          <w:spacing w:val="-4"/>
          <w:sz w:val="28"/>
          <w:szCs w:val="28"/>
          <w:highlight w:val="none"/>
          <w:lang w:val="en-US" w:eastAsia="zh-CN"/>
        </w:rPr>
        <w:sectPr>
          <w:footerReference r:id="rId5" w:type="default"/>
          <w:pgSz w:w="11906" w:h="16839"/>
          <w:pgMar w:top="1431" w:right="1315" w:bottom="1197" w:left="1256" w:header="0" w:footer="996" w:gutter="0"/>
          <w:pgBorders>
            <w:top w:val="none" w:sz="0" w:space="0"/>
            <w:left w:val="none" w:sz="0" w:space="0"/>
            <w:bottom w:val="none" w:sz="0" w:space="0"/>
            <w:right w:val="none" w:sz="0" w:space="0"/>
          </w:pgBorders>
          <w:pgNumType w:fmt="numberInDash"/>
          <w:cols w:space="720" w:num="1"/>
        </w:sectPr>
      </w:pPr>
    </w:p>
    <w:p w14:paraId="241F548C">
      <w:pPr>
        <w:pageBreakBefore w:val="0"/>
        <w:widowControl/>
        <w:kinsoku/>
        <w:overflowPunct/>
        <w:bidi w:val="0"/>
        <w:spacing w:line="520" w:lineRule="exact"/>
        <w:outlineLvl w:val="0"/>
        <w:rPr>
          <w:rFonts w:hint="eastAsia" w:ascii="仿宋_GB2312" w:hAnsi="仿宋_GB2312" w:eastAsia="仿宋_GB2312" w:cs="仿宋_GB2312"/>
          <w:bCs/>
          <w:color w:val="auto"/>
          <w:kern w:val="36"/>
          <w:sz w:val="32"/>
          <w:szCs w:val="32"/>
          <w:highlight w:val="none"/>
        </w:rPr>
        <w:pPrChange w:id="83" w:author="By" w:date="2026-08-11T22:51:31Z">
          <w:pPr>
            <w:pageBreakBefore w:val="0"/>
            <w:widowControl/>
            <w:kinsoku/>
            <w:overflowPunct/>
            <w:bidi w:val="0"/>
            <w:spacing w:line="520" w:lineRule="exact"/>
            <w:outlineLvl w:val="9"/>
          </w:pPr>
        </w:pPrChange>
      </w:pPr>
      <w:r>
        <w:rPr>
          <w:rFonts w:hint="eastAsia" w:ascii="仿宋_GB2312" w:hAnsi="仿宋_GB2312" w:eastAsia="仿宋_GB2312" w:cs="仿宋_GB2312"/>
          <w:bCs/>
          <w:color w:val="auto"/>
          <w:kern w:val="36"/>
          <w:sz w:val="32"/>
          <w:szCs w:val="32"/>
          <w:highlight w:val="none"/>
        </w:rPr>
        <w:t xml:space="preserve">附件二  </w:t>
      </w:r>
    </w:p>
    <w:p w14:paraId="16C19A7D">
      <w:pPr>
        <w:pageBreakBefore w:val="0"/>
        <w:widowControl/>
        <w:kinsoku/>
        <w:overflowPunct/>
        <w:bidi w:val="0"/>
        <w:spacing w:line="520" w:lineRule="exact"/>
        <w:jc w:val="center"/>
        <w:outlineLvl w:val="9"/>
        <w:rPr>
          <w:rFonts w:hint="eastAsia" w:ascii="仿宋_GB2312" w:hAnsi="仿宋_GB2312" w:eastAsia="仿宋_GB2312" w:cs="仿宋_GB2312"/>
          <w:b/>
          <w:bCs w:val="0"/>
          <w:color w:val="auto"/>
          <w:kern w:val="36"/>
          <w:sz w:val="32"/>
          <w:szCs w:val="32"/>
          <w:highlight w:val="none"/>
          <w:lang w:val="en-US" w:eastAsia="zh-CN"/>
        </w:rPr>
      </w:pPr>
      <w:r>
        <w:rPr>
          <w:rFonts w:hint="eastAsia" w:ascii="仿宋_GB2312" w:hAnsi="仿宋_GB2312" w:eastAsia="仿宋_GB2312" w:cs="仿宋_GB2312"/>
          <w:b/>
          <w:bCs w:val="0"/>
          <w:color w:val="auto"/>
          <w:kern w:val="36"/>
          <w:sz w:val="32"/>
          <w:szCs w:val="32"/>
          <w:highlight w:val="none"/>
          <w:lang w:val="en-US" w:eastAsia="zh-CN"/>
        </w:rPr>
        <w:t>商务报价表</w:t>
      </w:r>
    </w:p>
    <w:tbl>
      <w:tblPr>
        <w:tblStyle w:val="12"/>
        <w:tblW w:w="9284" w:type="dxa"/>
        <w:tblInd w:w="80" w:type="dxa"/>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628"/>
        <w:gridCol w:w="2100"/>
        <w:gridCol w:w="6"/>
        <w:gridCol w:w="1250"/>
        <w:gridCol w:w="1520"/>
        <w:gridCol w:w="1620"/>
        <w:gridCol w:w="2160"/>
      </w:tblGrid>
      <w:tr w14:paraId="24D94985">
        <w:tblPrEx>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680" w:hRule="atLeast"/>
        </w:trPr>
        <w:tc>
          <w:tcPr>
            <w:tcW w:w="628" w:type="dxa"/>
            <w:tcBorders>
              <w:left w:val="single" w:color="000000" w:sz="6" w:space="0"/>
            </w:tcBorders>
            <w:noWrap w:val="0"/>
            <w:vAlign w:val="center"/>
          </w:tcPr>
          <w:p w14:paraId="59838B82">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1</w:t>
            </w:r>
          </w:p>
        </w:tc>
        <w:tc>
          <w:tcPr>
            <w:tcW w:w="2100" w:type="dxa"/>
            <w:noWrap w:val="0"/>
            <w:vAlign w:val="center"/>
          </w:tcPr>
          <w:p w14:paraId="22C2B489">
            <w:pPr>
              <w:pageBreakBefore w:val="0"/>
              <w:widowControl/>
              <w:kinsoku/>
              <w:overflowPunct/>
              <w:bidi w:val="0"/>
              <w:spacing w:line="520" w:lineRule="exact"/>
              <w:ind w:firstLine="92"/>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报价人单位名称</w:t>
            </w:r>
          </w:p>
        </w:tc>
        <w:tc>
          <w:tcPr>
            <w:tcW w:w="2776" w:type="dxa"/>
            <w:gridSpan w:val="3"/>
            <w:noWrap w:val="0"/>
            <w:vAlign w:val="center"/>
          </w:tcPr>
          <w:p w14:paraId="31C3978E">
            <w:pPr>
              <w:pageBreakBefore w:val="0"/>
              <w:widowControl/>
              <w:kinsoku/>
              <w:overflowPunct/>
              <w:bidi w:val="0"/>
              <w:spacing w:line="520" w:lineRule="exact"/>
              <w:ind w:firstLine="210"/>
              <w:rPr>
                <w:rFonts w:hint="eastAsia" w:ascii="仿宋_GB2312" w:hAnsi="仿宋_GB2312" w:eastAsia="仿宋_GB2312" w:cs="仿宋_GB2312"/>
                <w:b w:val="0"/>
                <w:bCs w:val="0"/>
                <w:color w:val="auto"/>
                <w:kern w:val="0"/>
                <w:sz w:val="32"/>
                <w:szCs w:val="32"/>
                <w:highlight w:val="none"/>
              </w:rPr>
            </w:pPr>
          </w:p>
        </w:tc>
        <w:tc>
          <w:tcPr>
            <w:tcW w:w="1620" w:type="dxa"/>
            <w:noWrap w:val="0"/>
            <w:vAlign w:val="center"/>
          </w:tcPr>
          <w:p w14:paraId="27914746">
            <w:pPr>
              <w:pageBreakBefore w:val="0"/>
              <w:widowControl/>
              <w:kinsoku/>
              <w:overflowPunct/>
              <w:bidi w:val="0"/>
              <w:spacing w:line="520" w:lineRule="exact"/>
              <w:jc w:val="lef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货币单位</w:t>
            </w:r>
          </w:p>
        </w:tc>
        <w:tc>
          <w:tcPr>
            <w:tcW w:w="2160" w:type="dxa"/>
            <w:noWrap w:val="0"/>
            <w:vAlign w:val="center"/>
          </w:tcPr>
          <w:p w14:paraId="131CBE86">
            <w:pPr>
              <w:pageBreakBefore w:val="0"/>
              <w:widowControl/>
              <w:kinsoku/>
              <w:overflowPunct/>
              <w:bidi w:val="0"/>
              <w:spacing w:line="520" w:lineRule="exact"/>
              <w:ind w:firstLine="210"/>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人民币（元）</w:t>
            </w:r>
          </w:p>
        </w:tc>
      </w:tr>
      <w:tr w14:paraId="32AE0A92">
        <w:tblPrEx>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680" w:hRule="atLeast"/>
        </w:trPr>
        <w:tc>
          <w:tcPr>
            <w:tcW w:w="628" w:type="dxa"/>
            <w:tcBorders>
              <w:left w:val="single" w:color="000000" w:sz="6" w:space="0"/>
            </w:tcBorders>
            <w:noWrap w:val="0"/>
            <w:vAlign w:val="center"/>
          </w:tcPr>
          <w:p w14:paraId="24BAF6F5">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2</w:t>
            </w:r>
          </w:p>
        </w:tc>
        <w:tc>
          <w:tcPr>
            <w:tcW w:w="2100" w:type="dxa"/>
            <w:noWrap w:val="0"/>
            <w:vAlign w:val="center"/>
          </w:tcPr>
          <w:p w14:paraId="2BBE3D8E">
            <w:pPr>
              <w:pageBreakBefore w:val="0"/>
              <w:widowControl/>
              <w:kinsoku/>
              <w:overflowPunct/>
              <w:bidi w:val="0"/>
              <w:spacing w:line="520" w:lineRule="exact"/>
              <w:ind w:firstLine="92"/>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采购内容</w:t>
            </w:r>
          </w:p>
        </w:tc>
        <w:tc>
          <w:tcPr>
            <w:tcW w:w="2776" w:type="dxa"/>
            <w:gridSpan w:val="3"/>
            <w:noWrap w:val="0"/>
            <w:vAlign w:val="center"/>
          </w:tcPr>
          <w:p w14:paraId="39D0E859">
            <w:pPr>
              <w:pageBreakBefore w:val="0"/>
              <w:widowControl/>
              <w:kinsoku/>
              <w:overflowPunct/>
              <w:bidi w:val="0"/>
              <w:spacing w:line="520" w:lineRule="exact"/>
              <w:ind w:firstLine="210"/>
              <w:rPr>
                <w:rFonts w:hint="eastAsia" w:ascii="仿宋_GB2312" w:hAnsi="仿宋_GB2312" w:eastAsia="仿宋_GB2312" w:cs="仿宋_GB2312"/>
                <w:b w:val="0"/>
                <w:bCs w:val="0"/>
                <w:color w:val="auto"/>
                <w:kern w:val="0"/>
                <w:sz w:val="32"/>
                <w:szCs w:val="32"/>
                <w:highlight w:val="none"/>
              </w:rPr>
            </w:pPr>
          </w:p>
        </w:tc>
        <w:tc>
          <w:tcPr>
            <w:tcW w:w="1620" w:type="dxa"/>
            <w:noWrap w:val="0"/>
            <w:vAlign w:val="center"/>
          </w:tcPr>
          <w:p w14:paraId="6219B0B6">
            <w:pPr>
              <w:pageBreakBefore w:val="0"/>
              <w:widowControl/>
              <w:kinsoku/>
              <w:overflowPunct/>
              <w:bidi w:val="0"/>
              <w:spacing w:line="520" w:lineRule="exact"/>
              <w:jc w:val="lef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产    地</w:t>
            </w:r>
          </w:p>
        </w:tc>
        <w:tc>
          <w:tcPr>
            <w:tcW w:w="2160" w:type="dxa"/>
            <w:noWrap w:val="0"/>
            <w:vAlign w:val="center"/>
          </w:tcPr>
          <w:p w14:paraId="6C9BA04E">
            <w:pPr>
              <w:pageBreakBefore w:val="0"/>
              <w:widowControl/>
              <w:kinsoku/>
              <w:overflowPunct/>
              <w:bidi w:val="0"/>
              <w:spacing w:line="520" w:lineRule="exact"/>
              <w:ind w:firstLine="420"/>
              <w:rPr>
                <w:rFonts w:hint="eastAsia" w:ascii="仿宋_GB2312" w:hAnsi="仿宋_GB2312" w:eastAsia="仿宋_GB2312" w:cs="仿宋_GB2312"/>
                <w:b w:val="0"/>
                <w:bCs w:val="0"/>
                <w:color w:val="auto"/>
                <w:kern w:val="0"/>
                <w:sz w:val="32"/>
                <w:szCs w:val="32"/>
                <w:highlight w:val="none"/>
              </w:rPr>
            </w:pPr>
          </w:p>
        </w:tc>
      </w:tr>
      <w:tr w14:paraId="2C47D57E">
        <w:tblPrEx>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680" w:hRule="atLeast"/>
        </w:trPr>
        <w:tc>
          <w:tcPr>
            <w:tcW w:w="628" w:type="dxa"/>
            <w:tcBorders>
              <w:left w:val="single" w:color="000000" w:sz="6" w:space="0"/>
            </w:tcBorders>
            <w:noWrap w:val="0"/>
            <w:vAlign w:val="center"/>
          </w:tcPr>
          <w:p w14:paraId="50620330">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3</w:t>
            </w:r>
          </w:p>
        </w:tc>
        <w:tc>
          <w:tcPr>
            <w:tcW w:w="2100" w:type="dxa"/>
            <w:noWrap w:val="0"/>
            <w:vAlign w:val="center"/>
          </w:tcPr>
          <w:p w14:paraId="3D33814F">
            <w:pPr>
              <w:pageBreakBefore w:val="0"/>
              <w:widowControl/>
              <w:kinsoku/>
              <w:overflowPunct/>
              <w:bidi w:val="0"/>
              <w:spacing w:line="520" w:lineRule="exact"/>
              <w:ind w:firstLine="92"/>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型号规格</w:t>
            </w:r>
          </w:p>
        </w:tc>
        <w:tc>
          <w:tcPr>
            <w:tcW w:w="2776" w:type="dxa"/>
            <w:gridSpan w:val="3"/>
            <w:noWrap w:val="0"/>
            <w:vAlign w:val="center"/>
          </w:tcPr>
          <w:p w14:paraId="69F9B2E7">
            <w:pPr>
              <w:pageBreakBefore w:val="0"/>
              <w:widowControl/>
              <w:kinsoku/>
              <w:overflowPunct/>
              <w:bidi w:val="0"/>
              <w:spacing w:line="520" w:lineRule="exact"/>
              <w:ind w:firstLine="420"/>
              <w:rPr>
                <w:rFonts w:hint="eastAsia" w:ascii="仿宋_GB2312" w:hAnsi="仿宋_GB2312" w:eastAsia="仿宋_GB2312" w:cs="仿宋_GB2312"/>
                <w:b w:val="0"/>
                <w:bCs w:val="0"/>
                <w:color w:val="auto"/>
                <w:kern w:val="0"/>
                <w:sz w:val="32"/>
                <w:szCs w:val="32"/>
                <w:highlight w:val="none"/>
              </w:rPr>
            </w:pPr>
          </w:p>
        </w:tc>
        <w:tc>
          <w:tcPr>
            <w:tcW w:w="1620" w:type="dxa"/>
            <w:noWrap w:val="0"/>
            <w:vAlign w:val="center"/>
          </w:tcPr>
          <w:p w14:paraId="3F2F3172">
            <w:pPr>
              <w:pageBreakBefore w:val="0"/>
              <w:widowControl/>
              <w:kinsoku/>
              <w:overflowPunct/>
              <w:bidi w:val="0"/>
              <w:spacing w:line="520" w:lineRule="exact"/>
              <w:jc w:val="lef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交货地点</w:t>
            </w:r>
          </w:p>
        </w:tc>
        <w:tc>
          <w:tcPr>
            <w:tcW w:w="2160" w:type="dxa"/>
            <w:tcBorders>
              <w:bottom w:val="single" w:color="000000" w:sz="6" w:space="0"/>
            </w:tcBorders>
            <w:noWrap w:val="0"/>
            <w:vAlign w:val="center"/>
          </w:tcPr>
          <w:p w14:paraId="40113349">
            <w:pPr>
              <w:pageBreakBefore w:val="0"/>
              <w:widowControl/>
              <w:kinsoku/>
              <w:overflowPunct/>
              <w:bidi w:val="0"/>
              <w:spacing w:line="520" w:lineRule="exac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 xml:space="preserve">   </w:t>
            </w:r>
          </w:p>
        </w:tc>
      </w:tr>
      <w:tr w14:paraId="1F747F26">
        <w:tblPrEx>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680" w:hRule="atLeast"/>
        </w:trPr>
        <w:tc>
          <w:tcPr>
            <w:tcW w:w="628" w:type="dxa"/>
            <w:tcBorders>
              <w:left w:val="single" w:color="000000" w:sz="6" w:space="0"/>
            </w:tcBorders>
            <w:noWrap w:val="0"/>
            <w:vAlign w:val="center"/>
          </w:tcPr>
          <w:p w14:paraId="3BEBA370">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4</w:t>
            </w:r>
          </w:p>
        </w:tc>
        <w:tc>
          <w:tcPr>
            <w:tcW w:w="2100" w:type="dxa"/>
            <w:noWrap w:val="0"/>
            <w:vAlign w:val="center"/>
          </w:tcPr>
          <w:p w14:paraId="4954F83F">
            <w:pPr>
              <w:pageBreakBefore w:val="0"/>
              <w:widowControl/>
              <w:kinsoku/>
              <w:overflowPunct/>
              <w:bidi w:val="0"/>
              <w:spacing w:line="520" w:lineRule="exact"/>
              <w:ind w:firstLine="92"/>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交货时间</w:t>
            </w:r>
          </w:p>
        </w:tc>
        <w:tc>
          <w:tcPr>
            <w:tcW w:w="2776" w:type="dxa"/>
            <w:gridSpan w:val="3"/>
            <w:noWrap w:val="0"/>
            <w:vAlign w:val="center"/>
          </w:tcPr>
          <w:p w14:paraId="1D1ADC8D">
            <w:pPr>
              <w:pageBreakBefore w:val="0"/>
              <w:widowControl/>
              <w:kinsoku/>
              <w:overflowPunct/>
              <w:bidi w:val="0"/>
              <w:spacing w:line="520" w:lineRule="exact"/>
              <w:ind w:left="-208" w:right="-191" w:firstLine="628"/>
              <w:rPr>
                <w:rFonts w:hint="eastAsia" w:ascii="仿宋_GB2312" w:hAnsi="仿宋_GB2312" w:eastAsia="仿宋_GB2312" w:cs="仿宋_GB2312"/>
                <w:b w:val="0"/>
                <w:bCs w:val="0"/>
                <w:color w:val="auto"/>
                <w:kern w:val="0"/>
                <w:sz w:val="32"/>
                <w:szCs w:val="32"/>
                <w:highlight w:val="none"/>
              </w:rPr>
            </w:pPr>
          </w:p>
        </w:tc>
        <w:tc>
          <w:tcPr>
            <w:tcW w:w="1620" w:type="dxa"/>
            <w:noWrap w:val="0"/>
            <w:vAlign w:val="center"/>
          </w:tcPr>
          <w:p w14:paraId="4B4B0D50">
            <w:pPr>
              <w:pageBreakBefore w:val="0"/>
              <w:widowControl/>
              <w:kinsoku/>
              <w:overflowPunct/>
              <w:bidi w:val="0"/>
              <w:spacing w:line="520" w:lineRule="exact"/>
              <w:jc w:val="lef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报价日期</w:t>
            </w:r>
          </w:p>
        </w:tc>
        <w:tc>
          <w:tcPr>
            <w:tcW w:w="2160" w:type="dxa"/>
            <w:noWrap w:val="0"/>
            <w:vAlign w:val="top"/>
          </w:tcPr>
          <w:p w14:paraId="3B58C7F7">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rPr>
            </w:pPr>
          </w:p>
        </w:tc>
      </w:tr>
      <w:tr w14:paraId="6572FB68">
        <w:tblPrEx>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680" w:hRule="atLeast"/>
        </w:trPr>
        <w:tc>
          <w:tcPr>
            <w:tcW w:w="628" w:type="dxa"/>
            <w:tcBorders>
              <w:left w:val="single" w:color="000000" w:sz="6" w:space="0"/>
            </w:tcBorders>
            <w:noWrap w:val="0"/>
            <w:vAlign w:val="center"/>
          </w:tcPr>
          <w:p w14:paraId="24E8CDF2">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5</w:t>
            </w:r>
          </w:p>
        </w:tc>
        <w:tc>
          <w:tcPr>
            <w:tcW w:w="2100" w:type="dxa"/>
            <w:noWrap w:val="0"/>
            <w:vAlign w:val="center"/>
          </w:tcPr>
          <w:p w14:paraId="35DBACD2">
            <w:pPr>
              <w:pageBreakBefore w:val="0"/>
              <w:widowControl/>
              <w:kinsoku/>
              <w:overflowPunct/>
              <w:bidi w:val="0"/>
              <w:spacing w:line="520" w:lineRule="exact"/>
              <w:ind w:firstLine="92"/>
              <w:jc w:val="lef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数    量</w:t>
            </w:r>
          </w:p>
        </w:tc>
        <w:tc>
          <w:tcPr>
            <w:tcW w:w="2776" w:type="dxa"/>
            <w:gridSpan w:val="3"/>
            <w:noWrap w:val="0"/>
            <w:vAlign w:val="center"/>
          </w:tcPr>
          <w:p w14:paraId="0BC29433">
            <w:pPr>
              <w:pageBreakBefore w:val="0"/>
              <w:widowControl/>
              <w:kinsoku/>
              <w:overflowPunct/>
              <w:bidi w:val="0"/>
              <w:spacing w:line="520" w:lineRule="exac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 xml:space="preserve">   </w:t>
            </w:r>
          </w:p>
        </w:tc>
        <w:tc>
          <w:tcPr>
            <w:tcW w:w="1620" w:type="dxa"/>
            <w:noWrap w:val="0"/>
            <w:vAlign w:val="center"/>
          </w:tcPr>
          <w:p w14:paraId="5846E40A">
            <w:pPr>
              <w:pageBreakBefore w:val="0"/>
              <w:widowControl/>
              <w:kinsoku/>
              <w:overflowPunct/>
              <w:bidi w:val="0"/>
              <w:spacing w:line="520" w:lineRule="exact"/>
              <w:jc w:val="lef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报价有效期</w:t>
            </w:r>
          </w:p>
        </w:tc>
        <w:tc>
          <w:tcPr>
            <w:tcW w:w="2160" w:type="dxa"/>
            <w:noWrap w:val="0"/>
            <w:vAlign w:val="center"/>
          </w:tcPr>
          <w:p w14:paraId="259A69CF">
            <w:pPr>
              <w:pageBreakBefore w:val="0"/>
              <w:widowControl/>
              <w:kinsoku/>
              <w:overflowPunct/>
              <w:bidi w:val="0"/>
              <w:spacing w:line="520" w:lineRule="exact"/>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自报价截止日起</w:t>
            </w:r>
            <w:r>
              <w:rPr>
                <w:rFonts w:hint="eastAsia" w:ascii="仿宋_GB2312" w:hAnsi="仿宋_GB2312" w:eastAsia="仿宋_GB2312" w:cs="仿宋_GB2312"/>
                <w:b w:val="0"/>
                <w:bCs w:val="0"/>
                <w:color w:val="auto"/>
                <w:kern w:val="0"/>
                <w:sz w:val="32"/>
                <w:szCs w:val="32"/>
                <w:highlight w:val="none"/>
                <w:lang w:val="en-US" w:eastAsia="zh-CN"/>
              </w:rPr>
              <w:t>XX</w:t>
            </w:r>
            <w:r>
              <w:rPr>
                <w:rFonts w:hint="eastAsia" w:ascii="仿宋_GB2312" w:hAnsi="仿宋_GB2312" w:eastAsia="仿宋_GB2312" w:cs="仿宋_GB2312"/>
                <w:b w:val="0"/>
                <w:bCs w:val="0"/>
                <w:color w:val="auto"/>
                <w:kern w:val="0"/>
                <w:sz w:val="32"/>
                <w:szCs w:val="32"/>
                <w:highlight w:val="none"/>
              </w:rPr>
              <w:t>天</w:t>
            </w:r>
          </w:p>
        </w:tc>
      </w:tr>
      <w:tr w14:paraId="0A5C337F">
        <w:tblPrEx>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60" w:hRule="atLeast"/>
        </w:trPr>
        <w:tc>
          <w:tcPr>
            <w:tcW w:w="628" w:type="dxa"/>
            <w:tcBorders>
              <w:left w:val="single" w:color="000000" w:sz="6" w:space="0"/>
            </w:tcBorders>
            <w:noWrap w:val="0"/>
            <w:vAlign w:val="center"/>
          </w:tcPr>
          <w:p w14:paraId="36EC9382">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lang w:eastAsia="zh-CN"/>
              </w:rPr>
            </w:pPr>
            <w:r>
              <w:rPr>
                <w:rFonts w:hint="eastAsia" w:ascii="仿宋_GB2312" w:hAnsi="仿宋_GB2312" w:eastAsia="仿宋_GB2312" w:cs="仿宋_GB2312"/>
                <w:b w:val="0"/>
                <w:bCs w:val="0"/>
                <w:color w:val="auto"/>
                <w:kern w:val="0"/>
                <w:sz w:val="32"/>
                <w:szCs w:val="32"/>
                <w:highlight w:val="none"/>
                <w:lang w:val="en-US" w:eastAsia="zh-CN"/>
              </w:rPr>
              <w:t>6</w:t>
            </w:r>
          </w:p>
        </w:tc>
        <w:tc>
          <w:tcPr>
            <w:tcW w:w="2106" w:type="dxa"/>
            <w:gridSpan w:val="2"/>
            <w:tcBorders>
              <w:right w:val="single" w:color="auto" w:sz="4" w:space="0"/>
            </w:tcBorders>
            <w:noWrap w:val="0"/>
            <w:vAlign w:val="center"/>
          </w:tcPr>
          <w:p w14:paraId="462AD842">
            <w:pPr>
              <w:pageBreakBefore w:val="0"/>
              <w:widowControl/>
              <w:kinsoku/>
              <w:overflowPunct/>
              <w:bidi w:val="0"/>
              <w:spacing w:line="520" w:lineRule="exact"/>
              <w:ind w:left="97"/>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总</w:t>
            </w:r>
            <w:r>
              <w:rPr>
                <w:rFonts w:hint="eastAsia" w:ascii="仿宋_GB2312" w:hAnsi="仿宋_GB2312" w:eastAsia="仿宋_GB2312" w:cs="仿宋_GB2312"/>
                <w:b w:val="0"/>
                <w:bCs w:val="0"/>
                <w:color w:val="auto"/>
                <w:kern w:val="0"/>
                <w:sz w:val="32"/>
                <w:szCs w:val="32"/>
                <w:highlight w:val="none"/>
                <w:lang w:val="en-US" w:eastAsia="zh-CN"/>
              </w:rPr>
              <w:t xml:space="preserve">    </w:t>
            </w:r>
            <w:r>
              <w:rPr>
                <w:rFonts w:hint="eastAsia" w:ascii="仿宋_GB2312" w:hAnsi="仿宋_GB2312" w:eastAsia="仿宋_GB2312" w:cs="仿宋_GB2312"/>
                <w:b w:val="0"/>
                <w:bCs w:val="0"/>
                <w:color w:val="auto"/>
                <w:kern w:val="0"/>
                <w:sz w:val="32"/>
                <w:szCs w:val="32"/>
                <w:highlight w:val="none"/>
              </w:rPr>
              <w:t>价</w:t>
            </w:r>
          </w:p>
        </w:tc>
        <w:tc>
          <w:tcPr>
            <w:tcW w:w="6550" w:type="dxa"/>
            <w:gridSpan w:val="4"/>
            <w:tcBorders>
              <w:left w:val="single" w:color="auto" w:sz="4" w:space="0"/>
            </w:tcBorders>
            <w:noWrap w:val="0"/>
            <w:vAlign w:val="center"/>
          </w:tcPr>
          <w:p w14:paraId="38170F81">
            <w:pPr>
              <w:pageBreakBefore w:val="0"/>
              <w:widowControl/>
              <w:kinsoku/>
              <w:overflowPunct/>
              <w:bidi w:val="0"/>
              <w:spacing w:line="520" w:lineRule="exact"/>
              <w:rPr>
                <w:rFonts w:hint="eastAsia" w:ascii="仿宋_GB2312" w:hAnsi="仿宋_GB2312" w:eastAsia="仿宋_GB2312" w:cs="仿宋_GB2312"/>
                <w:b w:val="0"/>
                <w:bCs w:val="0"/>
                <w:color w:val="auto"/>
                <w:kern w:val="0"/>
                <w:sz w:val="32"/>
                <w:szCs w:val="32"/>
                <w:highlight w:val="none"/>
              </w:rPr>
            </w:pPr>
          </w:p>
        </w:tc>
      </w:tr>
      <w:tr w14:paraId="6FE4F350">
        <w:tblPrEx>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244" w:hRule="atLeast"/>
        </w:trPr>
        <w:tc>
          <w:tcPr>
            <w:tcW w:w="628" w:type="dxa"/>
            <w:tcBorders>
              <w:left w:val="single" w:color="000000" w:sz="6" w:space="0"/>
            </w:tcBorders>
            <w:noWrap w:val="0"/>
            <w:vAlign w:val="center"/>
          </w:tcPr>
          <w:p w14:paraId="64119FF9">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lang w:eastAsia="zh-CN"/>
              </w:rPr>
            </w:pPr>
            <w:r>
              <w:rPr>
                <w:rFonts w:hint="eastAsia" w:ascii="仿宋_GB2312" w:hAnsi="仿宋_GB2312" w:eastAsia="仿宋_GB2312" w:cs="仿宋_GB2312"/>
                <w:b w:val="0"/>
                <w:bCs w:val="0"/>
                <w:color w:val="auto"/>
                <w:kern w:val="0"/>
                <w:sz w:val="32"/>
                <w:szCs w:val="32"/>
                <w:highlight w:val="none"/>
                <w:lang w:val="en-US" w:eastAsia="zh-CN"/>
              </w:rPr>
              <w:t>9</w:t>
            </w:r>
          </w:p>
        </w:tc>
        <w:tc>
          <w:tcPr>
            <w:tcW w:w="3356" w:type="dxa"/>
            <w:gridSpan w:val="3"/>
            <w:noWrap w:val="0"/>
            <w:vAlign w:val="center"/>
          </w:tcPr>
          <w:p w14:paraId="6EB12D98">
            <w:pPr>
              <w:pageBreakBefore w:val="0"/>
              <w:widowControl/>
              <w:kinsoku/>
              <w:overflowPunct/>
              <w:bidi w:val="0"/>
              <w:spacing w:line="520" w:lineRule="exact"/>
              <w:ind w:firstLine="92"/>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商务偏差（如不能满足采购方提出的付款方式，请提出，否则填“无”）</w:t>
            </w:r>
          </w:p>
        </w:tc>
        <w:tc>
          <w:tcPr>
            <w:tcW w:w="5300" w:type="dxa"/>
            <w:gridSpan w:val="3"/>
            <w:noWrap w:val="0"/>
            <w:vAlign w:val="center"/>
          </w:tcPr>
          <w:p w14:paraId="0504D0ED">
            <w:pPr>
              <w:pageBreakBefore w:val="0"/>
              <w:widowControl/>
              <w:kinsoku/>
              <w:overflowPunct/>
              <w:bidi w:val="0"/>
              <w:spacing w:line="520" w:lineRule="exact"/>
              <w:rPr>
                <w:rFonts w:hint="eastAsia" w:ascii="仿宋_GB2312" w:hAnsi="仿宋_GB2312" w:eastAsia="仿宋_GB2312" w:cs="仿宋_GB2312"/>
                <w:b w:val="0"/>
                <w:bCs w:val="0"/>
                <w:color w:val="auto"/>
                <w:kern w:val="0"/>
                <w:sz w:val="32"/>
                <w:szCs w:val="32"/>
                <w:highlight w:val="none"/>
              </w:rPr>
            </w:pPr>
          </w:p>
        </w:tc>
      </w:tr>
      <w:tr w14:paraId="6080C728">
        <w:tblPrEx>
          <w:tblBorders>
            <w:top w:val="single" w:color="000000" w:sz="6" w:space="0"/>
            <w:left w:val="none" w:color="auto" w:sz="0"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680" w:hRule="atLeast"/>
        </w:trPr>
        <w:tc>
          <w:tcPr>
            <w:tcW w:w="628" w:type="dxa"/>
            <w:tcBorders>
              <w:left w:val="single" w:color="000000" w:sz="6" w:space="0"/>
            </w:tcBorders>
            <w:noWrap w:val="0"/>
            <w:vAlign w:val="center"/>
          </w:tcPr>
          <w:p w14:paraId="53BA99AF">
            <w:pPr>
              <w:pageBreakBefore w:val="0"/>
              <w:widowControl/>
              <w:kinsoku/>
              <w:overflowPunct/>
              <w:bidi w:val="0"/>
              <w:spacing w:line="520" w:lineRule="exact"/>
              <w:jc w:val="center"/>
              <w:rPr>
                <w:rFonts w:hint="eastAsia" w:ascii="仿宋_GB2312" w:hAnsi="仿宋_GB2312" w:eastAsia="仿宋_GB2312" w:cs="仿宋_GB2312"/>
                <w:b w:val="0"/>
                <w:bCs w:val="0"/>
                <w:color w:val="auto"/>
                <w:kern w:val="0"/>
                <w:sz w:val="32"/>
                <w:szCs w:val="32"/>
                <w:highlight w:val="none"/>
                <w:lang w:val="en-US" w:eastAsia="zh-CN"/>
              </w:rPr>
            </w:pPr>
            <w:r>
              <w:rPr>
                <w:rFonts w:hint="eastAsia" w:ascii="仿宋_GB2312" w:hAnsi="仿宋_GB2312" w:eastAsia="仿宋_GB2312" w:cs="仿宋_GB2312"/>
                <w:b w:val="0"/>
                <w:bCs w:val="0"/>
                <w:color w:val="auto"/>
                <w:kern w:val="0"/>
                <w:sz w:val="32"/>
                <w:szCs w:val="32"/>
                <w:highlight w:val="none"/>
                <w:lang w:val="en-US" w:eastAsia="zh-CN"/>
              </w:rPr>
              <w:t>10</w:t>
            </w:r>
          </w:p>
        </w:tc>
        <w:tc>
          <w:tcPr>
            <w:tcW w:w="3356" w:type="dxa"/>
            <w:gridSpan w:val="3"/>
            <w:noWrap w:val="0"/>
            <w:vAlign w:val="center"/>
          </w:tcPr>
          <w:p w14:paraId="0D92C3ED">
            <w:pPr>
              <w:pageBreakBefore w:val="0"/>
              <w:widowControl/>
              <w:kinsoku/>
              <w:overflowPunct/>
              <w:bidi w:val="0"/>
              <w:spacing w:line="520" w:lineRule="exact"/>
              <w:ind w:firstLine="92"/>
              <w:rPr>
                <w:rFonts w:hint="eastAsia" w:ascii="仿宋_GB2312" w:hAnsi="仿宋_GB2312" w:eastAsia="仿宋_GB2312" w:cs="仿宋_GB2312"/>
                <w:b w:val="0"/>
                <w:bCs w:val="0"/>
                <w:color w:val="auto"/>
                <w:kern w:val="0"/>
                <w:sz w:val="32"/>
                <w:szCs w:val="32"/>
                <w:highlight w:val="none"/>
              </w:rPr>
            </w:pPr>
            <w:r>
              <w:rPr>
                <w:rFonts w:hint="eastAsia" w:ascii="仿宋_GB2312" w:hAnsi="仿宋_GB2312" w:eastAsia="仿宋_GB2312" w:cs="仿宋_GB2312"/>
                <w:b w:val="0"/>
                <w:bCs w:val="0"/>
                <w:color w:val="auto"/>
                <w:kern w:val="0"/>
                <w:sz w:val="32"/>
                <w:szCs w:val="32"/>
                <w:highlight w:val="none"/>
              </w:rPr>
              <w:t>技术偏差（如不能满足采购方提出的技术要求，请提出，否则填“无”）</w:t>
            </w:r>
          </w:p>
        </w:tc>
        <w:tc>
          <w:tcPr>
            <w:tcW w:w="5300" w:type="dxa"/>
            <w:gridSpan w:val="3"/>
            <w:noWrap w:val="0"/>
            <w:vAlign w:val="center"/>
          </w:tcPr>
          <w:p w14:paraId="28367C6A">
            <w:pPr>
              <w:pageBreakBefore w:val="0"/>
              <w:widowControl/>
              <w:kinsoku/>
              <w:overflowPunct/>
              <w:bidi w:val="0"/>
              <w:spacing w:line="520" w:lineRule="exact"/>
              <w:rPr>
                <w:rFonts w:hint="eastAsia" w:ascii="仿宋_GB2312" w:hAnsi="仿宋_GB2312" w:eastAsia="仿宋_GB2312" w:cs="仿宋_GB2312"/>
                <w:b w:val="0"/>
                <w:bCs w:val="0"/>
                <w:color w:val="auto"/>
                <w:kern w:val="0"/>
                <w:sz w:val="32"/>
                <w:szCs w:val="32"/>
                <w:highlight w:val="none"/>
              </w:rPr>
            </w:pPr>
          </w:p>
        </w:tc>
      </w:tr>
    </w:tbl>
    <w:p w14:paraId="1CBF1386">
      <w:pPr>
        <w:pageBreakBefore w:val="0"/>
        <w:widowControl/>
        <w:kinsoku/>
        <w:overflowPunct/>
        <w:bidi w:val="0"/>
        <w:snapToGrid w:val="0"/>
        <w:spacing w:after="50" w:line="520" w:lineRule="exact"/>
        <w:rPr>
          <w:rFonts w:hint="eastAsia" w:ascii="仿宋_GB2312" w:hAnsi="仿宋_GB2312" w:eastAsia="仿宋_GB2312" w:cs="仿宋_GB2312"/>
          <w:b/>
          <w:color w:val="auto"/>
          <w:kern w:val="0"/>
          <w:sz w:val="32"/>
          <w:szCs w:val="32"/>
          <w:highlight w:val="none"/>
        </w:rPr>
      </w:pPr>
    </w:p>
    <w:p w14:paraId="05B00E2F">
      <w:pPr>
        <w:pageBreakBefore w:val="0"/>
        <w:widowControl/>
        <w:kinsoku/>
        <w:overflowPunct/>
        <w:bidi w:val="0"/>
        <w:snapToGrid w:val="0"/>
        <w:spacing w:after="50" w:line="520" w:lineRule="exact"/>
        <w:rPr>
          <w:rFonts w:hint="eastAsia" w:ascii="仿宋_GB2312" w:hAnsi="仿宋_GB2312" w:eastAsia="仿宋_GB2312" w:cs="仿宋_GB2312"/>
          <w:b w:val="0"/>
          <w:bCs/>
          <w:color w:val="auto"/>
          <w:kern w:val="0"/>
          <w:sz w:val="32"/>
          <w:szCs w:val="32"/>
          <w:highlight w:val="none"/>
        </w:rPr>
      </w:pPr>
      <w:r>
        <w:rPr>
          <w:rFonts w:hint="eastAsia" w:ascii="仿宋_GB2312" w:hAnsi="仿宋_GB2312" w:eastAsia="仿宋_GB2312" w:cs="仿宋_GB2312"/>
          <w:b w:val="0"/>
          <w:bCs/>
          <w:color w:val="auto"/>
          <w:kern w:val="0"/>
          <w:sz w:val="32"/>
          <w:szCs w:val="32"/>
          <w:highlight w:val="none"/>
        </w:rPr>
        <w:t>注：1、选购件或选择项价格不包括在以上报价中，如果有，可另附页分项单报。</w:t>
      </w:r>
    </w:p>
    <w:p w14:paraId="3E336C80">
      <w:pPr>
        <w:pageBreakBefore w:val="0"/>
        <w:widowControl/>
        <w:kinsoku/>
        <w:overflowPunct/>
        <w:bidi w:val="0"/>
        <w:snapToGrid w:val="0"/>
        <w:spacing w:after="50" w:line="520" w:lineRule="exact"/>
        <w:rPr>
          <w:rFonts w:hint="default" w:ascii="仿宋_GB2312" w:hAnsi="仿宋_GB2312" w:eastAsia="仿宋_GB2312" w:cs="仿宋_GB2312"/>
          <w:b w:val="0"/>
          <w:bCs/>
          <w:color w:val="auto"/>
          <w:kern w:val="0"/>
          <w:sz w:val="32"/>
          <w:szCs w:val="32"/>
          <w:highlight w:val="none"/>
          <w:lang w:val="en-US" w:eastAsia="zh-CN"/>
        </w:rPr>
      </w:pPr>
      <w:r>
        <w:rPr>
          <w:rFonts w:hint="eastAsia" w:ascii="仿宋_GB2312" w:hAnsi="仿宋_GB2312" w:eastAsia="仿宋_GB2312" w:cs="仿宋_GB2312"/>
          <w:b w:val="0"/>
          <w:bCs/>
          <w:color w:val="auto"/>
          <w:kern w:val="0"/>
          <w:sz w:val="32"/>
          <w:szCs w:val="32"/>
          <w:highlight w:val="none"/>
          <w:lang w:val="en-US" w:eastAsia="zh-CN"/>
        </w:rPr>
        <w:t>2、</w:t>
      </w:r>
      <w:r>
        <w:rPr>
          <w:rFonts w:hint="eastAsia" w:ascii="仿宋_GB2312" w:hAnsi="仿宋_GB2312" w:eastAsia="仿宋_GB2312" w:cs="仿宋_GB2312"/>
          <w:b/>
          <w:bCs w:val="0"/>
          <w:color w:val="auto"/>
          <w:kern w:val="0"/>
          <w:sz w:val="32"/>
          <w:szCs w:val="32"/>
          <w:highlight w:val="none"/>
          <w:lang w:val="en-US" w:eastAsia="zh-CN"/>
        </w:rPr>
        <w:t>报价有效期应不低于90天。</w:t>
      </w:r>
    </w:p>
    <w:p w14:paraId="702AAD39">
      <w:pPr>
        <w:pageBreakBefore w:val="0"/>
        <w:widowControl/>
        <w:kinsoku/>
        <w:overflowPunct/>
        <w:bidi w:val="0"/>
        <w:spacing w:line="520" w:lineRule="exact"/>
        <w:ind w:firstLine="940" w:firstLineChars="294"/>
        <w:rPr>
          <w:rFonts w:hint="eastAsia" w:ascii="仿宋_GB2312" w:hAnsi="仿宋_GB2312" w:eastAsia="仿宋_GB2312" w:cs="仿宋_GB2312"/>
          <w:bCs/>
          <w:color w:val="auto"/>
          <w:kern w:val="0"/>
          <w:sz w:val="32"/>
          <w:szCs w:val="32"/>
          <w:highlight w:val="none"/>
        </w:rPr>
      </w:pPr>
      <w:r>
        <w:rPr>
          <w:rFonts w:hint="eastAsia" w:ascii="仿宋_GB2312" w:hAnsi="仿宋_GB2312" w:eastAsia="仿宋_GB2312" w:cs="仿宋_GB2312"/>
          <w:b w:val="0"/>
          <w:bCs/>
          <w:color w:val="auto"/>
          <w:kern w:val="0"/>
          <w:sz w:val="32"/>
          <w:szCs w:val="32"/>
          <w:highlight w:val="none"/>
        </w:rPr>
        <w:t>报价人授权代表签字：</w:t>
      </w:r>
      <w:r>
        <w:rPr>
          <w:rFonts w:hint="eastAsia" w:ascii="仿宋_GB2312" w:hAnsi="仿宋_GB2312" w:eastAsia="仿宋_GB2312" w:cs="仿宋_GB2312"/>
          <w:bCs/>
          <w:color w:val="auto"/>
          <w:kern w:val="0"/>
          <w:sz w:val="32"/>
          <w:szCs w:val="32"/>
          <w:highlight w:val="none"/>
          <w:u w:val="single"/>
        </w:rPr>
        <w:t xml:space="preserve">               </w:t>
      </w:r>
      <w:r>
        <w:rPr>
          <w:rFonts w:hint="eastAsia" w:ascii="仿宋_GB2312" w:hAnsi="仿宋_GB2312" w:eastAsia="仿宋_GB2312" w:cs="仿宋_GB2312"/>
          <w:bCs/>
          <w:color w:val="auto"/>
          <w:kern w:val="0"/>
          <w:sz w:val="32"/>
          <w:szCs w:val="32"/>
          <w:highlight w:val="none"/>
        </w:rPr>
        <w:t xml:space="preserve">           </w:t>
      </w:r>
    </w:p>
    <w:p w14:paraId="39B2DE34">
      <w:pPr>
        <w:spacing w:line="271" w:lineRule="auto"/>
        <w:ind w:firstLine="640" w:firstLineChars="200"/>
        <w:rPr>
          <w:rFonts w:hint="default" w:ascii="仿宋_GB2312" w:hAnsi="仿宋_GB2312" w:eastAsia="仿宋_GB2312" w:cs="仿宋_GB2312"/>
          <w:b w:val="0"/>
          <w:bCs w:val="0"/>
          <w:color w:val="auto"/>
          <w:spacing w:val="-11"/>
          <w:sz w:val="28"/>
          <w:szCs w:val="28"/>
          <w:highlight w:val="none"/>
          <w:lang w:val="en-US" w:eastAsia="zh-CN"/>
        </w:rPr>
        <w:sectPr>
          <w:pgSz w:w="11906" w:h="16839"/>
          <w:pgMar w:top="1431" w:right="1315" w:bottom="1197" w:left="1256" w:header="0" w:footer="996" w:gutter="0"/>
          <w:pgBorders>
            <w:top w:val="none" w:sz="0" w:space="0"/>
            <w:left w:val="none" w:sz="0" w:space="0"/>
            <w:bottom w:val="none" w:sz="0" w:space="0"/>
            <w:right w:val="none" w:sz="0" w:space="0"/>
          </w:pgBorders>
          <w:pgNumType w:fmt="numberInDash"/>
          <w:cols w:space="720" w:num="1"/>
        </w:sectPr>
      </w:pPr>
      <w:r>
        <w:rPr>
          <w:rFonts w:hint="eastAsia" w:ascii="仿宋_GB2312" w:hAnsi="仿宋_GB2312" w:eastAsia="仿宋_GB2312" w:cs="仿宋_GB2312"/>
          <w:b w:val="0"/>
          <w:bCs/>
          <w:color w:val="auto"/>
          <w:kern w:val="0"/>
          <w:sz w:val="32"/>
          <w:szCs w:val="32"/>
          <w:highlight w:val="none"/>
        </w:rPr>
        <w:t>报价人公章：</w:t>
      </w:r>
      <w:r>
        <w:rPr>
          <w:rFonts w:hint="eastAsia" w:ascii="仿宋_GB2312" w:hAnsi="仿宋_GB2312" w:eastAsia="仿宋_GB2312" w:cs="仿宋_GB2312"/>
          <w:bCs/>
          <w:color w:val="auto"/>
          <w:kern w:val="0"/>
          <w:sz w:val="32"/>
          <w:szCs w:val="32"/>
          <w:highlight w:val="none"/>
          <w:u w:val="single"/>
        </w:rPr>
        <w:t xml:space="preserve">             </w:t>
      </w:r>
      <w:r>
        <w:rPr>
          <w:rFonts w:hint="eastAsia" w:ascii="仿宋_GB2312" w:hAnsi="仿宋_GB2312" w:eastAsia="仿宋_GB2312" w:cs="仿宋_GB2312"/>
          <w:bCs/>
          <w:color w:val="auto"/>
          <w:kern w:val="0"/>
          <w:sz w:val="32"/>
          <w:szCs w:val="32"/>
          <w:highlight w:val="none"/>
          <w:u w:val="single"/>
          <w:lang w:val="en-US" w:eastAsia="zh-CN"/>
        </w:rPr>
        <w:t xml:space="preserve">   </w:t>
      </w:r>
      <w:r>
        <w:rPr>
          <w:rFonts w:hint="eastAsia" w:ascii="仿宋_GB2312" w:hAnsi="仿宋_GB2312" w:eastAsia="仿宋_GB2312" w:cs="仿宋_GB2312"/>
          <w:bCs/>
          <w:color w:val="auto"/>
          <w:kern w:val="0"/>
          <w:sz w:val="32"/>
          <w:szCs w:val="32"/>
          <w:highlight w:val="none"/>
          <w:u w:val="single"/>
        </w:rPr>
        <w:t xml:space="preserve">    </w:t>
      </w:r>
      <w:r>
        <w:rPr>
          <w:rFonts w:hint="eastAsia" w:ascii="仿宋_GB2312" w:hAnsi="仿宋_GB2312" w:eastAsia="仿宋_GB2312" w:cs="仿宋_GB2312"/>
          <w:bCs/>
          <w:color w:val="auto"/>
          <w:kern w:val="0"/>
          <w:sz w:val="32"/>
          <w:szCs w:val="32"/>
          <w:highlight w:val="none"/>
          <w:u w:val="single"/>
          <w:lang w:val="en-US" w:eastAsia="zh-CN"/>
        </w:rPr>
        <w:t xml:space="preserve">     </w:t>
      </w:r>
      <w:r>
        <w:rPr>
          <w:rFonts w:hint="eastAsia" w:ascii="仿宋_GB2312" w:hAnsi="仿宋_GB2312" w:eastAsia="仿宋_GB2312" w:cs="仿宋_GB2312"/>
          <w:bCs/>
          <w:color w:val="auto"/>
          <w:kern w:val="0"/>
          <w:sz w:val="32"/>
          <w:szCs w:val="32"/>
          <w:highlight w:val="none"/>
          <w:u w:val="single"/>
        </w:rPr>
        <w:t xml:space="preserve"> </w:t>
      </w:r>
    </w:p>
    <w:p w14:paraId="1553C44D">
      <w:pPr>
        <w:spacing w:line="374" w:lineRule="auto"/>
        <w:rPr>
          <w:rFonts w:ascii="Arial"/>
          <w:color w:val="auto"/>
          <w:sz w:val="21"/>
          <w:highlight w:val="none"/>
        </w:rPr>
      </w:pPr>
    </w:p>
    <w:p w14:paraId="1E2F86DE">
      <w:pPr>
        <w:spacing w:before="91" w:line="214" w:lineRule="auto"/>
        <w:ind w:left="19"/>
        <w:outlineLvl w:val="0"/>
        <w:rPr>
          <w:rFonts w:ascii="黑体" w:hAnsi="黑体" w:eastAsia="黑体" w:cs="黑体"/>
          <w:color w:val="auto"/>
          <w:sz w:val="28"/>
          <w:szCs w:val="28"/>
          <w:highlight w:val="none"/>
        </w:rPr>
        <w:pPrChange w:id="84" w:author="By" w:date="2026-08-11T22:51:31Z">
          <w:pPr>
            <w:spacing w:before="91" w:line="214" w:lineRule="auto"/>
            <w:ind w:left="19"/>
            <w:outlineLvl w:val="9"/>
          </w:pPr>
        </w:pPrChange>
      </w:pPr>
      <w:r>
        <w:rPr>
          <w:rFonts w:ascii="黑体" w:hAnsi="黑体" w:eastAsia="黑体" w:cs="黑体"/>
          <w:color w:val="auto"/>
          <w:spacing w:val="-1"/>
          <w:sz w:val="28"/>
          <w:szCs w:val="28"/>
          <w:highlight w:val="none"/>
        </w:rPr>
        <w:t>附件</w:t>
      </w:r>
      <w:r>
        <w:rPr>
          <w:rFonts w:hint="eastAsia" w:ascii="黑体" w:hAnsi="黑体" w:eastAsia="黑体" w:cs="黑体"/>
          <w:color w:val="auto"/>
          <w:spacing w:val="-1"/>
          <w:sz w:val="28"/>
          <w:szCs w:val="28"/>
          <w:highlight w:val="none"/>
          <w:lang w:val="en-US" w:eastAsia="zh-CN"/>
        </w:rPr>
        <w:t>三</w:t>
      </w:r>
      <w:r>
        <w:rPr>
          <w:rFonts w:ascii="黑体" w:hAnsi="黑体" w:eastAsia="黑体" w:cs="黑体"/>
          <w:color w:val="auto"/>
          <w:spacing w:val="-1"/>
          <w:sz w:val="28"/>
          <w:szCs w:val="28"/>
          <w:highlight w:val="none"/>
        </w:rPr>
        <w:t xml:space="preserve">  分项报价表（</w:t>
      </w:r>
      <w:r>
        <w:rPr>
          <w:rFonts w:hint="eastAsia" w:ascii="黑体" w:hAnsi="黑体" w:eastAsia="黑体" w:cs="黑体"/>
          <w:color w:val="auto"/>
          <w:spacing w:val="-1"/>
          <w:sz w:val="28"/>
          <w:szCs w:val="28"/>
          <w:highlight w:val="none"/>
          <w:lang w:val="en-US" w:eastAsia="zh-CN"/>
        </w:rPr>
        <w:t>灰色底纹部分由采购人</w:t>
      </w:r>
      <w:r>
        <w:rPr>
          <w:rFonts w:ascii="黑体" w:hAnsi="黑体" w:eastAsia="黑体" w:cs="黑体"/>
          <w:color w:val="auto"/>
          <w:spacing w:val="-1"/>
          <w:sz w:val="28"/>
          <w:szCs w:val="28"/>
          <w:highlight w:val="none"/>
        </w:rPr>
        <w:t>填写，</w:t>
      </w:r>
      <w:r>
        <w:rPr>
          <w:rFonts w:hint="eastAsia" w:ascii="黑体" w:hAnsi="黑体" w:eastAsia="黑体" w:cs="黑体"/>
          <w:color w:val="auto"/>
          <w:spacing w:val="-1"/>
          <w:sz w:val="28"/>
          <w:szCs w:val="28"/>
          <w:highlight w:val="none"/>
          <w:lang w:val="en-US" w:eastAsia="zh-CN"/>
        </w:rPr>
        <w:t>其余由报价人填写</w:t>
      </w:r>
      <w:r>
        <w:rPr>
          <w:rFonts w:ascii="黑体" w:hAnsi="黑体" w:eastAsia="黑体" w:cs="黑体"/>
          <w:color w:val="auto"/>
          <w:spacing w:val="-1"/>
          <w:sz w:val="28"/>
          <w:szCs w:val="28"/>
          <w:highlight w:val="none"/>
        </w:rPr>
        <w:t>）</w:t>
      </w:r>
    </w:p>
    <w:p w14:paraId="0793BB3C">
      <w:pPr>
        <w:spacing w:line="241" w:lineRule="auto"/>
        <w:rPr>
          <w:rFonts w:ascii="Arial"/>
          <w:color w:val="auto"/>
          <w:sz w:val="21"/>
          <w:highlight w:val="none"/>
        </w:rPr>
      </w:pPr>
    </w:p>
    <w:p w14:paraId="1776F672">
      <w:pPr>
        <w:pStyle w:val="6"/>
        <w:spacing w:before="101" w:line="224" w:lineRule="auto"/>
        <w:ind w:left="6184"/>
        <w:rPr>
          <w:color w:val="auto"/>
          <w:sz w:val="31"/>
          <w:szCs w:val="31"/>
          <w:highlight w:val="none"/>
        </w:rPr>
      </w:pPr>
      <w:r>
        <w:rPr>
          <w:b/>
          <w:bCs/>
          <w:color w:val="auto"/>
          <w:spacing w:val="4"/>
          <w:sz w:val="31"/>
          <w:szCs w:val="31"/>
          <w:highlight w:val="none"/>
        </w:rPr>
        <w:t>分项报价表</w:t>
      </w:r>
    </w:p>
    <w:p w14:paraId="1365648F">
      <w:pPr>
        <w:pStyle w:val="6"/>
        <w:spacing w:before="224" w:line="227" w:lineRule="auto"/>
        <w:rPr>
          <w:color w:val="auto"/>
          <w:sz w:val="20"/>
          <w:szCs w:val="20"/>
          <w:highlight w:val="none"/>
        </w:rPr>
      </w:pPr>
      <w:r>
        <w:rPr>
          <w:color w:val="auto"/>
          <w:spacing w:val="8"/>
          <w:sz w:val="20"/>
          <w:szCs w:val="20"/>
          <w:highlight w:val="none"/>
        </w:rPr>
        <w:t>报价人名称（全称</w:t>
      </w:r>
      <w:r>
        <w:rPr>
          <w:color w:val="auto"/>
          <w:spacing w:val="15"/>
          <w:sz w:val="20"/>
          <w:szCs w:val="20"/>
          <w:highlight w:val="none"/>
        </w:rPr>
        <w:t>）：</w:t>
      </w:r>
      <w:r>
        <w:rPr>
          <w:color w:val="auto"/>
          <w:spacing w:val="1"/>
          <w:sz w:val="20"/>
          <w:szCs w:val="20"/>
          <w:highlight w:val="none"/>
          <w:u w:val="single" w:color="auto"/>
        </w:rPr>
        <w:t xml:space="preserve">                             </w:t>
      </w:r>
      <w:r>
        <w:rPr>
          <w:color w:val="auto"/>
          <w:spacing w:val="2"/>
          <w:sz w:val="20"/>
          <w:szCs w:val="20"/>
          <w:highlight w:val="none"/>
        </w:rPr>
        <w:t xml:space="preserve">                                               </w:t>
      </w:r>
      <w:r>
        <w:rPr>
          <w:color w:val="auto"/>
          <w:spacing w:val="1"/>
          <w:sz w:val="20"/>
          <w:szCs w:val="20"/>
          <w:highlight w:val="none"/>
        </w:rPr>
        <w:t xml:space="preserve">             </w:t>
      </w:r>
      <w:r>
        <w:rPr>
          <w:color w:val="auto"/>
          <w:spacing w:val="8"/>
          <w:sz w:val="20"/>
          <w:szCs w:val="20"/>
          <w:highlight w:val="none"/>
        </w:rPr>
        <w:t>报价单位：</w:t>
      </w:r>
      <w:r>
        <w:rPr>
          <w:color w:val="auto"/>
          <w:spacing w:val="8"/>
          <w:sz w:val="20"/>
          <w:szCs w:val="20"/>
          <w:highlight w:val="none"/>
          <w:u w:val="single" w:color="auto"/>
        </w:rPr>
        <w:t xml:space="preserve">  人民币元</w:t>
      </w:r>
      <w:r>
        <w:rPr>
          <w:color w:val="auto"/>
          <w:sz w:val="20"/>
          <w:szCs w:val="20"/>
          <w:highlight w:val="none"/>
          <w:u w:val="single" w:color="auto"/>
        </w:rPr>
        <w:t xml:space="preserve">     </w:t>
      </w:r>
    </w:p>
    <w:p w14:paraId="66C2665A">
      <w:pPr>
        <w:spacing w:line="92" w:lineRule="exact"/>
        <w:rPr>
          <w:color w:val="auto"/>
          <w:highlight w:val="none"/>
        </w:rPr>
      </w:pPr>
    </w:p>
    <w:tbl>
      <w:tblPr>
        <w:tblStyle w:val="18"/>
        <w:tblW w:w="13267" w:type="dxa"/>
        <w:tblInd w:w="338"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851"/>
        <w:gridCol w:w="3020"/>
        <w:gridCol w:w="1692"/>
        <w:gridCol w:w="1692"/>
        <w:gridCol w:w="1246"/>
        <w:gridCol w:w="1472"/>
        <w:gridCol w:w="1423"/>
        <w:gridCol w:w="1871"/>
      </w:tblGrid>
      <w:tr w14:paraId="55B4AF2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637" w:hRule="atLeast"/>
        </w:trPr>
        <w:tc>
          <w:tcPr>
            <w:tcW w:w="851" w:type="dxa"/>
            <w:tcBorders>
              <w:top w:val="single" w:color="000000" w:sz="8" w:space="0"/>
              <w:left w:val="single" w:color="000000" w:sz="8" w:space="0"/>
              <w:bottom w:val="single" w:color="000000" w:sz="8" w:space="0"/>
              <w:right w:val="single" w:color="000000" w:sz="8" w:space="0"/>
            </w:tcBorders>
            <w:noWrap w:val="0"/>
            <w:vAlign w:val="top"/>
          </w:tcPr>
          <w:p w14:paraId="37B12812">
            <w:pPr>
              <w:pStyle w:val="17"/>
              <w:spacing w:before="212" w:line="240" w:lineRule="auto"/>
              <w:ind w:left="333" w:leftChars="0" w:hanging="127" w:firstLineChars="0"/>
              <w:jc w:val="center"/>
              <w:rPr>
                <w:rFonts w:hint="eastAsia" w:ascii="宋体" w:hAnsi="宋体" w:eastAsia="宋体" w:cs="宋体"/>
                <w:color w:val="auto"/>
                <w:sz w:val="18"/>
                <w:szCs w:val="18"/>
                <w:highlight w:val="none"/>
              </w:rPr>
            </w:pPr>
            <w:r>
              <w:rPr>
                <w:rFonts w:hint="eastAsia" w:ascii="宋体" w:hAnsi="宋体" w:eastAsia="宋体" w:cs="宋体"/>
                <w:color w:val="auto"/>
                <w:spacing w:val="5"/>
                <w:sz w:val="18"/>
                <w:szCs w:val="18"/>
                <w:highlight w:val="none"/>
              </w:rPr>
              <w:t>序号</w:t>
            </w:r>
          </w:p>
        </w:tc>
        <w:tc>
          <w:tcPr>
            <w:tcW w:w="3020" w:type="dxa"/>
            <w:tcBorders>
              <w:top w:val="single" w:color="000000" w:sz="8" w:space="0"/>
              <w:left w:val="single" w:color="000000" w:sz="8" w:space="0"/>
              <w:bottom w:val="single" w:color="000000" w:sz="8" w:space="0"/>
              <w:right w:val="single" w:color="000000" w:sz="8" w:space="0"/>
            </w:tcBorders>
            <w:noWrap w:val="0"/>
            <w:vAlign w:val="center"/>
          </w:tcPr>
          <w:p w14:paraId="72EB384E">
            <w:pPr>
              <w:pageBreakBefore w:val="0"/>
              <w:widowControl/>
              <w:kinsoku/>
              <w:overflowPunct/>
              <w:bidi w:val="0"/>
              <w:spacing w:line="520" w:lineRule="exact"/>
              <w:jc w:val="center"/>
              <w:rPr>
                <w:rFonts w:hint="default" w:ascii="宋体" w:hAnsi="宋体" w:eastAsia="宋体" w:cs="宋体"/>
                <w:color w:val="auto"/>
                <w:sz w:val="18"/>
                <w:szCs w:val="18"/>
                <w:highlight w:val="none"/>
                <w:lang w:val="en-US" w:eastAsia="zh-CN"/>
              </w:rPr>
            </w:pPr>
            <w:r>
              <w:rPr>
                <w:rFonts w:hint="eastAsia" w:ascii="仿宋_GB2312" w:hAnsi="仿宋_GB2312" w:eastAsia="仿宋_GB2312" w:cs="仿宋_GB2312"/>
                <w:color w:val="auto"/>
                <w:kern w:val="0"/>
                <w:sz w:val="32"/>
                <w:szCs w:val="32"/>
                <w:highlight w:val="none"/>
              </w:rPr>
              <w:t>名称</w:t>
            </w:r>
          </w:p>
        </w:tc>
        <w:tc>
          <w:tcPr>
            <w:tcW w:w="1692" w:type="dxa"/>
            <w:tcBorders>
              <w:top w:val="single" w:color="000000" w:sz="8" w:space="0"/>
              <w:left w:val="single" w:color="000000" w:sz="8" w:space="0"/>
              <w:bottom w:val="single" w:color="000000" w:sz="8" w:space="0"/>
              <w:right w:val="single" w:color="000000" w:sz="8" w:space="0"/>
            </w:tcBorders>
            <w:noWrap w:val="0"/>
            <w:vAlign w:val="center"/>
          </w:tcPr>
          <w:p w14:paraId="6A9E6564">
            <w:pPr>
              <w:pageBreakBefore w:val="0"/>
              <w:widowControl/>
              <w:kinsoku/>
              <w:overflowPunct/>
              <w:bidi w:val="0"/>
              <w:spacing w:line="520" w:lineRule="exact"/>
              <w:jc w:val="center"/>
              <w:rPr>
                <w:rFonts w:hint="eastAsia" w:ascii="宋体" w:hAnsi="宋体" w:eastAsia="宋体" w:cs="宋体"/>
                <w:color w:val="auto"/>
                <w:spacing w:val="3"/>
                <w:sz w:val="18"/>
                <w:szCs w:val="18"/>
                <w:highlight w:val="none"/>
                <w:lang w:val="en-US" w:eastAsia="zh-CN"/>
              </w:rPr>
            </w:pPr>
            <w:r>
              <w:rPr>
                <w:rFonts w:hint="eastAsia" w:ascii="仿宋_GB2312" w:hAnsi="仿宋_GB2312" w:eastAsia="仿宋_GB2312" w:cs="仿宋_GB2312"/>
                <w:color w:val="auto"/>
                <w:kern w:val="0"/>
                <w:sz w:val="32"/>
                <w:szCs w:val="32"/>
                <w:highlight w:val="none"/>
              </w:rPr>
              <w:t>规格型号或技术要求</w:t>
            </w:r>
          </w:p>
        </w:tc>
        <w:tc>
          <w:tcPr>
            <w:tcW w:w="1692" w:type="dxa"/>
            <w:tcBorders>
              <w:top w:val="single" w:color="000000" w:sz="8" w:space="0"/>
              <w:left w:val="single" w:color="000000" w:sz="8" w:space="0"/>
              <w:bottom w:val="single" w:color="000000" w:sz="8" w:space="0"/>
              <w:right w:val="single" w:color="000000" w:sz="8" w:space="0"/>
            </w:tcBorders>
            <w:noWrap w:val="0"/>
            <w:vAlign w:val="center"/>
          </w:tcPr>
          <w:p w14:paraId="0EEF5B79">
            <w:pPr>
              <w:pageBreakBefore w:val="0"/>
              <w:widowControl/>
              <w:kinsoku/>
              <w:overflowPunct/>
              <w:bidi w:val="0"/>
              <w:spacing w:line="520" w:lineRule="exact"/>
              <w:jc w:val="center"/>
              <w:rPr>
                <w:rFonts w:hint="eastAsia" w:ascii="宋体" w:hAnsi="宋体" w:eastAsia="宋体" w:cs="宋体"/>
                <w:color w:val="auto"/>
                <w:spacing w:val="3"/>
                <w:sz w:val="18"/>
                <w:szCs w:val="18"/>
                <w:highlight w:val="none"/>
                <w:lang w:val="en-US" w:eastAsia="zh-CN"/>
              </w:rPr>
            </w:pPr>
            <w:r>
              <w:rPr>
                <w:rFonts w:hint="eastAsia" w:ascii="仿宋_GB2312" w:hAnsi="仿宋_GB2312" w:eastAsia="仿宋_GB2312" w:cs="仿宋_GB2312"/>
                <w:color w:val="auto"/>
                <w:kern w:val="0"/>
                <w:sz w:val="32"/>
                <w:szCs w:val="32"/>
                <w:highlight w:val="none"/>
              </w:rPr>
              <w:t>数量</w:t>
            </w:r>
          </w:p>
        </w:tc>
        <w:tc>
          <w:tcPr>
            <w:tcW w:w="1246" w:type="dxa"/>
            <w:tcBorders>
              <w:top w:val="single" w:color="000000" w:sz="8" w:space="0"/>
              <w:left w:val="single" w:color="000000" w:sz="8" w:space="0"/>
              <w:bottom w:val="single" w:color="000000" w:sz="8" w:space="0"/>
              <w:right w:val="single" w:color="000000" w:sz="8" w:space="0"/>
            </w:tcBorders>
            <w:noWrap w:val="0"/>
            <w:vAlign w:val="center"/>
          </w:tcPr>
          <w:p w14:paraId="7D9210BC">
            <w:pPr>
              <w:pageBreakBefore w:val="0"/>
              <w:widowControl/>
              <w:kinsoku/>
              <w:overflowPunct/>
              <w:bidi w:val="0"/>
              <w:spacing w:line="520" w:lineRule="exact"/>
              <w:jc w:val="center"/>
              <w:rPr>
                <w:rFonts w:hint="eastAsia" w:ascii="宋体" w:hAnsi="宋体" w:eastAsia="宋体" w:cs="宋体"/>
                <w:color w:val="auto"/>
                <w:spacing w:val="3"/>
                <w:sz w:val="18"/>
                <w:szCs w:val="18"/>
                <w:highlight w:val="none"/>
                <w:lang w:val="en-US" w:eastAsia="zh-CN"/>
              </w:rPr>
            </w:pPr>
            <w:r>
              <w:rPr>
                <w:rFonts w:hint="eastAsia" w:ascii="仿宋_GB2312" w:hAnsi="仿宋_GB2312" w:eastAsia="仿宋_GB2312" w:cs="仿宋_GB2312"/>
                <w:color w:val="auto"/>
                <w:kern w:val="0"/>
                <w:sz w:val="32"/>
                <w:szCs w:val="32"/>
                <w:highlight w:val="none"/>
              </w:rPr>
              <w:t>单位</w:t>
            </w:r>
          </w:p>
        </w:tc>
        <w:tc>
          <w:tcPr>
            <w:tcW w:w="1472" w:type="dxa"/>
            <w:tcBorders>
              <w:top w:val="single" w:color="000000" w:sz="8" w:space="0"/>
              <w:left w:val="single" w:color="000000" w:sz="8" w:space="0"/>
              <w:bottom w:val="single" w:color="000000" w:sz="8" w:space="0"/>
              <w:right w:val="single" w:color="000000" w:sz="8" w:space="0"/>
            </w:tcBorders>
            <w:noWrap w:val="0"/>
            <w:vAlign w:val="center"/>
          </w:tcPr>
          <w:p w14:paraId="41023E51">
            <w:pPr>
              <w:pageBreakBefore w:val="0"/>
              <w:widowControl/>
              <w:kinsoku/>
              <w:overflowPunct/>
              <w:bidi w:val="0"/>
              <w:spacing w:line="520" w:lineRule="exact"/>
              <w:jc w:val="center"/>
              <w:rPr>
                <w:rFonts w:hint="default" w:ascii="宋体" w:hAnsi="宋体" w:eastAsia="宋体" w:cs="宋体"/>
                <w:color w:val="auto"/>
                <w:spacing w:val="3"/>
                <w:sz w:val="18"/>
                <w:szCs w:val="18"/>
                <w:highlight w:val="none"/>
                <w:lang w:val="en-US" w:eastAsia="zh-CN"/>
              </w:rPr>
            </w:pPr>
            <w:r>
              <w:rPr>
                <w:rFonts w:hint="eastAsia" w:ascii="仿宋_GB2312" w:hAnsi="仿宋_GB2312" w:eastAsia="仿宋_GB2312" w:cs="仿宋_GB2312"/>
                <w:color w:val="auto"/>
                <w:kern w:val="0"/>
                <w:sz w:val="32"/>
                <w:szCs w:val="32"/>
                <w:highlight w:val="none"/>
              </w:rPr>
              <w:t>单价</w:t>
            </w:r>
          </w:p>
        </w:tc>
        <w:tc>
          <w:tcPr>
            <w:tcW w:w="1423" w:type="dxa"/>
            <w:tcBorders>
              <w:top w:val="single" w:color="000000" w:sz="8" w:space="0"/>
              <w:left w:val="single" w:color="000000" w:sz="8" w:space="0"/>
              <w:bottom w:val="single" w:color="000000" w:sz="8" w:space="0"/>
              <w:right w:val="single" w:color="000000" w:sz="8" w:space="0"/>
            </w:tcBorders>
            <w:noWrap w:val="0"/>
            <w:vAlign w:val="center"/>
          </w:tcPr>
          <w:p w14:paraId="38A0D487">
            <w:pPr>
              <w:pageBreakBefore w:val="0"/>
              <w:widowControl/>
              <w:kinsoku/>
              <w:overflowPunct/>
              <w:bidi w:val="0"/>
              <w:spacing w:line="520" w:lineRule="exact"/>
              <w:jc w:val="center"/>
              <w:rPr>
                <w:rFonts w:hint="default" w:ascii="宋体" w:hAnsi="宋体" w:eastAsia="宋体" w:cs="宋体"/>
                <w:color w:val="auto"/>
                <w:spacing w:val="3"/>
                <w:sz w:val="18"/>
                <w:szCs w:val="18"/>
                <w:highlight w:val="none"/>
                <w:lang w:val="en-US" w:eastAsia="zh-CN"/>
              </w:rPr>
            </w:pPr>
            <w:r>
              <w:rPr>
                <w:rFonts w:hint="eastAsia" w:ascii="仿宋_GB2312" w:hAnsi="仿宋_GB2312" w:eastAsia="仿宋_GB2312" w:cs="仿宋_GB2312"/>
                <w:color w:val="auto"/>
                <w:kern w:val="0"/>
                <w:sz w:val="32"/>
                <w:szCs w:val="32"/>
                <w:highlight w:val="none"/>
              </w:rPr>
              <w:t>总价</w:t>
            </w:r>
          </w:p>
        </w:tc>
        <w:tc>
          <w:tcPr>
            <w:tcW w:w="1871" w:type="dxa"/>
            <w:tcBorders>
              <w:top w:val="single" w:color="000000" w:sz="8" w:space="0"/>
              <w:left w:val="single" w:color="000000" w:sz="8" w:space="0"/>
              <w:bottom w:val="single" w:color="000000" w:sz="8" w:space="0"/>
              <w:right w:val="single" w:color="000000" w:sz="8" w:space="0"/>
            </w:tcBorders>
            <w:noWrap w:val="0"/>
            <w:vAlign w:val="center"/>
          </w:tcPr>
          <w:p w14:paraId="0A1DFAD4">
            <w:pPr>
              <w:pageBreakBefore w:val="0"/>
              <w:widowControl/>
              <w:kinsoku/>
              <w:overflowPunct/>
              <w:bidi w:val="0"/>
              <w:spacing w:line="520" w:lineRule="exact"/>
              <w:jc w:val="center"/>
              <w:rPr>
                <w:rFonts w:hint="eastAsia" w:ascii="宋体" w:hAnsi="宋体" w:eastAsia="宋体" w:cs="宋体"/>
                <w:color w:val="auto"/>
                <w:spacing w:val="3"/>
                <w:sz w:val="18"/>
                <w:szCs w:val="18"/>
                <w:highlight w:val="none"/>
                <w:lang w:val="en-US" w:eastAsia="zh-CN"/>
              </w:rPr>
            </w:pPr>
            <w:r>
              <w:rPr>
                <w:rFonts w:hint="eastAsia" w:ascii="仿宋_GB2312" w:hAnsi="仿宋_GB2312" w:eastAsia="仿宋_GB2312" w:cs="仿宋_GB2312"/>
                <w:color w:val="auto"/>
                <w:kern w:val="0"/>
                <w:sz w:val="32"/>
                <w:szCs w:val="32"/>
                <w:highlight w:val="none"/>
              </w:rPr>
              <w:t>备注</w:t>
            </w:r>
          </w:p>
        </w:tc>
      </w:tr>
      <w:tr w14:paraId="77832F0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74" w:hRule="atLeast"/>
        </w:trPr>
        <w:tc>
          <w:tcPr>
            <w:tcW w:w="851" w:type="dxa"/>
            <w:tcBorders>
              <w:top w:val="single" w:color="000000" w:sz="8" w:space="0"/>
              <w:left w:val="single" w:color="000000" w:sz="8" w:space="0"/>
              <w:bottom w:val="single" w:color="000000" w:sz="8" w:space="0"/>
              <w:right w:val="single" w:color="000000" w:sz="8" w:space="0"/>
            </w:tcBorders>
            <w:shd w:val="clear" w:color="auto" w:fill="auto"/>
            <w:noWrap w:val="0"/>
            <w:vAlign w:val="top"/>
          </w:tcPr>
          <w:p w14:paraId="0E90609A">
            <w:pPr>
              <w:pStyle w:val="17"/>
              <w:spacing w:before="159" w:line="189" w:lineRule="auto"/>
              <w:ind w:left="381"/>
              <w:rPr>
                <w:color w:val="auto"/>
                <w:highlight w:val="none"/>
              </w:rPr>
            </w:pPr>
            <w:r>
              <w:rPr>
                <w:color w:val="auto"/>
                <w:highlight w:val="none"/>
              </w:rPr>
              <w:t>1</w:t>
            </w:r>
          </w:p>
        </w:tc>
        <w:tc>
          <w:tcPr>
            <w:tcW w:w="3020" w:type="dxa"/>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0D750F7D">
            <w:pPr>
              <w:jc w:val="center"/>
              <w:rPr>
                <w:rFonts w:ascii="Arial"/>
                <w:color w:val="auto"/>
                <w:sz w:val="21"/>
                <w:highlight w:val="none"/>
              </w:rPr>
            </w:pPr>
            <w:r>
              <w:rPr>
                <w:rFonts w:ascii="宋体" w:hAnsi="宋体" w:eastAsia="宋体" w:cs="宋体"/>
                <w:color w:val="auto"/>
                <w:sz w:val="24"/>
                <w:szCs w:val="24"/>
              </w:rPr>
              <w:t>保税WMS管理系统软件</w:t>
            </w:r>
          </w:p>
        </w:tc>
        <w:tc>
          <w:tcPr>
            <w:tcW w:w="1692" w:type="dxa"/>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7D4DCBD5">
            <w:pPr>
              <w:jc w:val="center"/>
              <w:rPr>
                <w:rFonts w:hint="default" w:ascii="Arial" w:eastAsia="宋体"/>
                <w:color w:val="auto"/>
                <w:sz w:val="21"/>
                <w:highlight w:val="none"/>
                <w:lang w:val="en-US" w:eastAsia="zh-CN"/>
              </w:rPr>
            </w:pPr>
            <w:r>
              <w:rPr>
                <w:rFonts w:ascii="宋体" w:hAnsi="宋体" w:eastAsia="宋体" w:cs="宋体"/>
                <w:color w:val="auto"/>
                <w:sz w:val="24"/>
                <w:szCs w:val="24"/>
              </w:rPr>
              <w:t>含</w:t>
            </w:r>
            <w:r>
              <w:rPr>
                <w:rFonts w:hint="eastAsia" w:ascii="宋体" w:hAnsi="宋体" w:eastAsia="宋体" w:cs="宋体"/>
                <w:color w:val="auto"/>
                <w:sz w:val="24"/>
                <w:szCs w:val="24"/>
                <w:lang w:val="en-US" w:eastAsia="zh-CN"/>
              </w:rPr>
              <w:t>功能</w:t>
            </w:r>
            <w:r>
              <w:rPr>
                <w:rFonts w:ascii="宋体" w:hAnsi="宋体" w:eastAsia="宋体" w:cs="宋体"/>
                <w:color w:val="auto"/>
                <w:sz w:val="24"/>
                <w:szCs w:val="24"/>
              </w:rPr>
              <w:t>流程模块、保税关务功能、OCR 单据识别、可视化、预留接口</w:t>
            </w:r>
            <w:r>
              <w:rPr>
                <w:rFonts w:hint="eastAsia" w:ascii="宋体" w:hAnsi="宋体" w:cs="宋体"/>
                <w:color w:val="auto"/>
                <w:sz w:val="24"/>
                <w:szCs w:val="24"/>
                <w:lang w:eastAsia="zh-CN"/>
              </w:rPr>
              <w:t>、</w:t>
            </w:r>
            <w:r>
              <w:rPr>
                <w:rFonts w:hint="eastAsia" w:ascii="宋体" w:hAnsi="宋体" w:cs="宋体"/>
                <w:color w:val="auto"/>
                <w:sz w:val="24"/>
                <w:szCs w:val="24"/>
                <w:lang w:val="en-US" w:eastAsia="zh-CN"/>
              </w:rPr>
              <w:t>首次等保定级测评及备案</w:t>
            </w:r>
          </w:p>
        </w:tc>
        <w:tc>
          <w:tcPr>
            <w:tcW w:w="1692" w:type="dxa"/>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621CDFE9">
            <w:pPr>
              <w:jc w:val="center"/>
              <w:rPr>
                <w:rFonts w:hint="eastAsia" w:ascii="Arial" w:eastAsia="宋体"/>
                <w:color w:val="auto"/>
                <w:sz w:val="21"/>
                <w:highlight w:val="none"/>
                <w:lang w:val="en-US" w:eastAsia="zh-CN"/>
              </w:rPr>
            </w:pPr>
            <w:r>
              <w:rPr>
                <w:rFonts w:hint="eastAsia" w:ascii="Arial"/>
                <w:color w:val="auto"/>
                <w:sz w:val="21"/>
                <w:highlight w:val="none"/>
                <w:lang w:val="en-US" w:eastAsia="zh-CN"/>
              </w:rPr>
              <w:t>1</w:t>
            </w:r>
          </w:p>
        </w:tc>
        <w:tc>
          <w:tcPr>
            <w:tcW w:w="1246" w:type="dxa"/>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4D898EDB">
            <w:pPr>
              <w:jc w:val="center"/>
              <w:rPr>
                <w:rFonts w:hint="default" w:ascii="Arial" w:eastAsia="宋体"/>
                <w:color w:val="auto"/>
                <w:sz w:val="21"/>
                <w:highlight w:val="none"/>
                <w:lang w:val="en-US" w:eastAsia="zh-CN"/>
              </w:rPr>
            </w:pPr>
            <w:r>
              <w:rPr>
                <w:rFonts w:hint="eastAsia" w:ascii="Arial"/>
                <w:color w:val="auto"/>
                <w:sz w:val="21"/>
                <w:highlight w:val="none"/>
                <w:lang w:val="en-US" w:eastAsia="zh-CN"/>
              </w:rPr>
              <w:t>套</w:t>
            </w:r>
          </w:p>
        </w:tc>
        <w:tc>
          <w:tcPr>
            <w:tcW w:w="1472" w:type="dxa"/>
            <w:tcBorders>
              <w:top w:val="single" w:color="000000" w:sz="8" w:space="0"/>
              <w:left w:val="single" w:color="000000" w:sz="8" w:space="0"/>
              <w:bottom w:val="single" w:color="000000" w:sz="8" w:space="0"/>
              <w:right w:val="single" w:color="000000" w:sz="8" w:space="0"/>
            </w:tcBorders>
            <w:noWrap w:val="0"/>
            <w:vAlign w:val="center"/>
          </w:tcPr>
          <w:p w14:paraId="37D00475">
            <w:pPr>
              <w:jc w:val="center"/>
              <w:rPr>
                <w:rFonts w:hint="eastAsia" w:ascii="Arial" w:eastAsia="宋体"/>
                <w:color w:val="auto"/>
                <w:sz w:val="21"/>
                <w:highlight w:val="none"/>
                <w:lang w:val="en-US" w:eastAsia="zh-CN"/>
              </w:rPr>
            </w:pPr>
          </w:p>
        </w:tc>
        <w:tc>
          <w:tcPr>
            <w:tcW w:w="1423" w:type="dxa"/>
            <w:tcBorders>
              <w:top w:val="single" w:color="000000" w:sz="8" w:space="0"/>
              <w:left w:val="single" w:color="000000" w:sz="8" w:space="0"/>
              <w:bottom w:val="single" w:color="000000" w:sz="8" w:space="0"/>
              <w:right w:val="single" w:color="000000" w:sz="8" w:space="0"/>
            </w:tcBorders>
            <w:noWrap w:val="0"/>
            <w:vAlign w:val="center"/>
          </w:tcPr>
          <w:p w14:paraId="7E236122">
            <w:pPr>
              <w:jc w:val="center"/>
              <w:rPr>
                <w:rFonts w:hint="default" w:ascii="Arial" w:eastAsia="宋体"/>
                <w:color w:val="auto"/>
                <w:sz w:val="21"/>
                <w:highlight w:val="none"/>
                <w:lang w:val="en-US" w:eastAsia="zh-CN"/>
              </w:rPr>
            </w:pPr>
          </w:p>
        </w:tc>
        <w:tc>
          <w:tcPr>
            <w:tcW w:w="1871" w:type="dxa"/>
            <w:tcBorders>
              <w:top w:val="single" w:color="000000" w:sz="8" w:space="0"/>
              <w:left w:val="single" w:color="000000" w:sz="8" w:space="0"/>
              <w:bottom w:val="single" w:color="000000" w:sz="8" w:space="0"/>
              <w:right w:val="single" w:color="000000" w:sz="8" w:space="0"/>
            </w:tcBorders>
            <w:noWrap w:val="0"/>
            <w:vAlign w:val="center"/>
          </w:tcPr>
          <w:p w14:paraId="7F110B8C">
            <w:pPr>
              <w:jc w:val="center"/>
              <w:rPr>
                <w:rFonts w:ascii="Arial"/>
                <w:color w:val="auto"/>
                <w:sz w:val="21"/>
                <w:highlight w:val="none"/>
              </w:rPr>
            </w:pPr>
          </w:p>
        </w:tc>
      </w:tr>
      <w:tr w14:paraId="1D053E9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62" w:hRule="atLeast"/>
        </w:trPr>
        <w:tc>
          <w:tcPr>
            <w:tcW w:w="851" w:type="dxa"/>
            <w:tcBorders>
              <w:top w:val="single" w:color="000000" w:sz="8" w:space="0"/>
              <w:left w:val="single" w:color="000000" w:sz="8" w:space="0"/>
              <w:bottom w:val="single" w:color="000000" w:sz="8" w:space="0"/>
              <w:right w:val="single" w:color="000000" w:sz="8" w:space="0"/>
            </w:tcBorders>
            <w:shd w:val="clear" w:color="auto" w:fill="auto"/>
            <w:noWrap w:val="0"/>
            <w:vAlign w:val="top"/>
          </w:tcPr>
          <w:p w14:paraId="5BFB70DB">
            <w:pPr>
              <w:pStyle w:val="17"/>
              <w:spacing w:before="156" w:line="189" w:lineRule="auto"/>
              <w:ind w:left="368"/>
              <w:rPr>
                <w:color w:val="auto"/>
                <w:highlight w:val="none"/>
              </w:rPr>
            </w:pPr>
            <w:r>
              <w:rPr>
                <w:color w:val="auto"/>
                <w:highlight w:val="none"/>
              </w:rPr>
              <w:t>2</w:t>
            </w:r>
          </w:p>
        </w:tc>
        <w:tc>
          <w:tcPr>
            <w:tcW w:w="3020" w:type="dxa"/>
            <w:tcBorders>
              <w:top w:val="single" w:color="000000" w:sz="8" w:space="0"/>
              <w:left w:val="single" w:color="000000" w:sz="8" w:space="0"/>
              <w:bottom w:val="single" w:color="000000" w:sz="8" w:space="0"/>
              <w:right w:val="single" w:color="000000" w:sz="8" w:space="0"/>
            </w:tcBorders>
            <w:shd w:val="clear" w:color="auto" w:fill="D7D7D7"/>
            <w:noWrap w:val="0"/>
            <w:vAlign w:val="top"/>
          </w:tcPr>
          <w:p w14:paraId="64E0F993">
            <w:pPr>
              <w:jc w:val="center"/>
              <w:rPr>
                <w:rFonts w:hint="eastAsia" w:ascii="宋体" w:hAnsi="宋体" w:eastAsia="宋体" w:cs="宋体"/>
                <w:color w:val="auto"/>
                <w:sz w:val="24"/>
                <w:szCs w:val="24"/>
                <w:lang w:val="en-US" w:eastAsia="zh-CN"/>
              </w:rPr>
            </w:pPr>
          </w:p>
          <w:p w14:paraId="40EC46C3">
            <w:pPr>
              <w:jc w:val="center"/>
              <w:rPr>
                <w:rFonts w:hint="eastAsia" w:ascii="宋体" w:hAnsi="宋体" w:eastAsia="宋体" w:cs="宋体"/>
                <w:color w:val="auto"/>
                <w:sz w:val="24"/>
                <w:szCs w:val="24"/>
                <w:lang w:val="en-US" w:eastAsia="zh-CN"/>
              </w:rPr>
            </w:pPr>
          </w:p>
          <w:p w14:paraId="25399CA9">
            <w:pPr>
              <w:jc w:val="center"/>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本地化部署服务器部署</w:t>
            </w:r>
            <w:r>
              <w:rPr>
                <w:rFonts w:hint="eastAsia" w:ascii="宋体" w:hAnsi="宋体" w:cs="宋体"/>
                <w:color w:val="auto"/>
                <w:sz w:val="24"/>
                <w:szCs w:val="24"/>
                <w:lang w:val="en-US" w:eastAsia="zh-CN"/>
              </w:rPr>
              <w:t>及</w:t>
            </w:r>
            <w:r>
              <w:rPr>
                <w:rFonts w:hint="eastAsia" w:ascii="宋体" w:hAnsi="宋体" w:eastAsia="宋体" w:cs="宋体"/>
                <w:color w:val="auto"/>
                <w:sz w:val="24"/>
                <w:szCs w:val="24"/>
                <w:lang w:val="en-US" w:eastAsia="zh-CN"/>
              </w:rPr>
              <w:t>调试</w:t>
            </w:r>
          </w:p>
        </w:tc>
        <w:tc>
          <w:tcPr>
            <w:tcW w:w="1692" w:type="dxa"/>
            <w:tcBorders>
              <w:top w:val="single" w:color="000000" w:sz="8" w:space="0"/>
              <w:left w:val="single" w:color="000000" w:sz="8" w:space="0"/>
              <w:bottom w:val="single" w:color="000000" w:sz="8" w:space="0"/>
              <w:right w:val="single" w:color="000000" w:sz="8" w:space="0"/>
            </w:tcBorders>
            <w:shd w:val="clear" w:color="auto" w:fill="D7D7D7"/>
            <w:noWrap w:val="0"/>
            <w:vAlign w:val="top"/>
          </w:tcPr>
          <w:p w14:paraId="1657A9F1">
            <w:pPr>
              <w:jc w:val="center"/>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满足自主可控要求，</w:t>
            </w:r>
            <w:r>
              <w:rPr>
                <w:rFonts w:ascii="宋体" w:hAnsi="宋体" w:eastAsia="宋体" w:cs="宋体"/>
                <w:color w:val="auto"/>
                <w:sz w:val="24"/>
                <w:szCs w:val="24"/>
              </w:rPr>
              <w:t>详见采购需求</w:t>
            </w:r>
            <w:r>
              <w:rPr>
                <w:rFonts w:hint="eastAsia" w:ascii="宋体" w:hAnsi="宋体" w:eastAsia="宋体" w:cs="宋体"/>
                <w:color w:val="auto"/>
                <w:sz w:val="24"/>
                <w:szCs w:val="24"/>
                <w:lang w:eastAsia="zh-CN"/>
              </w:rPr>
              <w:t>，</w:t>
            </w:r>
            <w:r>
              <w:rPr>
                <w:rFonts w:ascii="宋体" w:hAnsi="宋体" w:eastAsia="宋体" w:cs="宋体"/>
                <w:color w:val="auto"/>
                <w:sz w:val="24"/>
                <w:szCs w:val="24"/>
              </w:rPr>
              <w:t>上架安装、系统配置、调试</w:t>
            </w:r>
            <w:r>
              <w:rPr>
                <w:rFonts w:hint="eastAsia" w:ascii="宋体" w:hAnsi="宋体" w:cs="宋体"/>
                <w:color w:val="auto"/>
                <w:sz w:val="24"/>
                <w:szCs w:val="24"/>
                <w:lang w:eastAsia="zh-CN"/>
              </w:rPr>
              <w:t>、</w:t>
            </w:r>
            <w:r>
              <w:rPr>
                <w:rFonts w:ascii="宋体" w:hAnsi="宋体" w:eastAsia="宋体" w:cs="宋体"/>
                <w:color w:val="auto"/>
                <w:sz w:val="24"/>
                <w:szCs w:val="24"/>
              </w:rPr>
              <w:t>接口联调、运行保障</w:t>
            </w:r>
          </w:p>
        </w:tc>
        <w:tc>
          <w:tcPr>
            <w:tcW w:w="1692" w:type="dxa"/>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52B99AB2">
            <w:pPr>
              <w:jc w:val="center"/>
              <w:rPr>
                <w:rFonts w:ascii="Arial"/>
                <w:color w:val="auto"/>
                <w:sz w:val="21"/>
                <w:highlight w:val="none"/>
              </w:rPr>
            </w:pPr>
            <w:r>
              <w:rPr>
                <w:rFonts w:hint="eastAsia" w:ascii="Arial"/>
                <w:color w:val="auto"/>
                <w:sz w:val="21"/>
                <w:highlight w:val="none"/>
                <w:lang w:val="en-US" w:eastAsia="zh-CN"/>
              </w:rPr>
              <w:t>1</w:t>
            </w:r>
          </w:p>
        </w:tc>
        <w:tc>
          <w:tcPr>
            <w:tcW w:w="1246" w:type="dxa"/>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7DEA6A3A">
            <w:pPr>
              <w:jc w:val="center"/>
              <w:rPr>
                <w:rFonts w:ascii="Arial"/>
                <w:color w:val="auto"/>
                <w:sz w:val="21"/>
                <w:highlight w:val="none"/>
              </w:rPr>
            </w:pPr>
            <w:r>
              <w:rPr>
                <w:rFonts w:hint="eastAsia" w:ascii="Arial"/>
                <w:color w:val="auto"/>
                <w:sz w:val="21"/>
                <w:highlight w:val="none"/>
                <w:lang w:val="en-US" w:eastAsia="zh-CN"/>
              </w:rPr>
              <w:t>套</w:t>
            </w:r>
          </w:p>
        </w:tc>
        <w:tc>
          <w:tcPr>
            <w:tcW w:w="1472" w:type="dxa"/>
            <w:tcBorders>
              <w:top w:val="single" w:color="000000" w:sz="8" w:space="0"/>
              <w:left w:val="single" w:color="000000" w:sz="8" w:space="0"/>
              <w:bottom w:val="single" w:color="000000" w:sz="8" w:space="0"/>
              <w:right w:val="single" w:color="000000" w:sz="8" w:space="0"/>
            </w:tcBorders>
            <w:noWrap w:val="0"/>
            <w:vAlign w:val="top"/>
          </w:tcPr>
          <w:p w14:paraId="0AAF2829">
            <w:pPr>
              <w:rPr>
                <w:rFonts w:ascii="Arial"/>
                <w:color w:val="auto"/>
                <w:sz w:val="21"/>
                <w:highlight w:val="none"/>
              </w:rPr>
            </w:pPr>
          </w:p>
        </w:tc>
        <w:tc>
          <w:tcPr>
            <w:tcW w:w="1423" w:type="dxa"/>
            <w:tcBorders>
              <w:top w:val="single" w:color="000000" w:sz="8" w:space="0"/>
              <w:left w:val="single" w:color="000000" w:sz="8" w:space="0"/>
              <w:bottom w:val="single" w:color="000000" w:sz="8" w:space="0"/>
              <w:right w:val="single" w:color="000000" w:sz="8" w:space="0"/>
            </w:tcBorders>
            <w:noWrap w:val="0"/>
            <w:vAlign w:val="top"/>
          </w:tcPr>
          <w:p w14:paraId="7635D62B">
            <w:pPr>
              <w:rPr>
                <w:rFonts w:ascii="Arial"/>
                <w:color w:val="auto"/>
                <w:sz w:val="21"/>
                <w:highlight w:val="none"/>
              </w:rPr>
            </w:pPr>
          </w:p>
        </w:tc>
        <w:tc>
          <w:tcPr>
            <w:tcW w:w="1871" w:type="dxa"/>
            <w:tcBorders>
              <w:top w:val="single" w:color="000000" w:sz="8" w:space="0"/>
              <w:left w:val="single" w:color="000000" w:sz="8" w:space="0"/>
              <w:bottom w:val="single" w:color="000000" w:sz="8" w:space="0"/>
              <w:right w:val="single" w:color="000000" w:sz="8" w:space="0"/>
            </w:tcBorders>
            <w:noWrap w:val="0"/>
            <w:vAlign w:val="top"/>
          </w:tcPr>
          <w:p w14:paraId="4EDCC1B2">
            <w:pPr>
              <w:rPr>
                <w:rFonts w:ascii="Arial"/>
                <w:color w:val="auto"/>
                <w:sz w:val="21"/>
                <w:highlight w:val="none"/>
              </w:rPr>
            </w:pPr>
          </w:p>
        </w:tc>
      </w:tr>
      <w:tr w14:paraId="0208663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86" w:hRule="atLeast"/>
        </w:trPr>
        <w:tc>
          <w:tcPr>
            <w:tcW w:w="851" w:type="dxa"/>
            <w:tcBorders>
              <w:top w:val="single" w:color="000000" w:sz="8" w:space="0"/>
              <w:left w:val="single" w:color="000000" w:sz="8" w:space="0"/>
              <w:bottom w:val="single" w:color="000000" w:sz="8" w:space="0"/>
              <w:right w:val="single" w:color="000000" w:sz="8" w:space="0"/>
            </w:tcBorders>
            <w:noWrap w:val="0"/>
            <w:vAlign w:val="top"/>
          </w:tcPr>
          <w:p w14:paraId="5DC3D055">
            <w:pPr>
              <w:pStyle w:val="17"/>
              <w:spacing w:before="179" w:line="187" w:lineRule="auto"/>
              <w:ind w:left="370"/>
              <w:rPr>
                <w:rFonts w:hint="eastAsia" w:eastAsia="宋体"/>
                <w:color w:val="auto"/>
                <w:highlight w:val="none"/>
                <w:lang w:eastAsia="zh-CN"/>
              </w:rPr>
            </w:pPr>
            <w:r>
              <w:rPr>
                <w:rFonts w:hint="eastAsia"/>
                <w:color w:val="auto"/>
                <w:highlight w:val="none"/>
                <w:lang w:val="en-US" w:eastAsia="zh-CN"/>
              </w:rPr>
              <w:t>6</w:t>
            </w:r>
          </w:p>
        </w:tc>
        <w:tc>
          <w:tcPr>
            <w:tcW w:w="9122" w:type="dxa"/>
            <w:gridSpan w:val="5"/>
            <w:tcBorders>
              <w:top w:val="single" w:color="000000" w:sz="8" w:space="0"/>
              <w:left w:val="single" w:color="000000" w:sz="8" w:space="0"/>
              <w:bottom w:val="single" w:color="000000" w:sz="8" w:space="0"/>
              <w:right w:val="single" w:color="000000" w:sz="8" w:space="0"/>
            </w:tcBorders>
            <w:noWrap w:val="0"/>
            <w:vAlign w:val="top"/>
          </w:tcPr>
          <w:p w14:paraId="006DF7AC">
            <w:pPr>
              <w:pStyle w:val="17"/>
              <w:spacing w:before="144" w:line="230" w:lineRule="auto"/>
              <w:ind w:left="4591"/>
              <w:rPr>
                <w:color w:val="auto"/>
                <w:highlight w:val="none"/>
              </w:rPr>
            </w:pPr>
            <w:r>
              <w:rPr>
                <w:b/>
                <w:bCs/>
                <w:color w:val="auto"/>
                <w:spacing w:val="3"/>
                <w:highlight w:val="none"/>
              </w:rPr>
              <w:t>合计</w:t>
            </w:r>
          </w:p>
        </w:tc>
        <w:tc>
          <w:tcPr>
            <w:tcW w:w="1423" w:type="dxa"/>
            <w:tcBorders>
              <w:top w:val="single" w:color="000000" w:sz="8" w:space="0"/>
              <w:left w:val="single" w:color="000000" w:sz="8" w:space="0"/>
              <w:bottom w:val="single" w:color="000000" w:sz="8" w:space="0"/>
              <w:right w:val="single" w:color="000000" w:sz="8" w:space="0"/>
            </w:tcBorders>
            <w:noWrap w:val="0"/>
            <w:vAlign w:val="top"/>
          </w:tcPr>
          <w:p w14:paraId="24D5418D">
            <w:pPr>
              <w:rPr>
                <w:rFonts w:ascii="Arial"/>
                <w:color w:val="auto"/>
                <w:sz w:val="21"/>
                <w:highlight w:val="none"/>
              </w:rPr>
            </w:pPr>
          </w:p>
        </w:tc>
        <w:tc>
          <w:tcPr>
            <w:tcW w:w="1871" w:type="dxa"/>
            <w:tcBorders>
              <w:top w:val="single" w:color="000000" w:sz="8" w:space="0"/>
              <w:left w:val="single" w:color="000000" w:sz="8" w:space="0"/>
              <w:bottom w:val="single" w:color="000000" w:sz="8" w:space="0"/>
              <w:right w:val="single" w:color="000000" w:sz="8" w:space="0"/>
            </w:tcBorders>
            <w:noWrap w:val="0"/>
            <w:vAlign w:val="top"/>
          </w:tcPr>
          <w:p w14:paraId="62094C0F">
            <w:pPr>
              <w:rPr>
                <w:rFonts w:ascii="Arial"/>
                <w:color w:val="auto"/>
                <w:sz w:val="21"/>
                <w:highlight w:val="none"/>
              </w:rPr>
            </w:pPr>
          </w:p>
        </w:tc>
      </w:tr>
    </w:tbl>
    <w:p w14:paraId="46197A63">
      <w:pPr>
        <w:pStyle w:val="6"/>
        <w:spacing w:before="65" w:line="227" w:lineRule="auto"/>
        <w:ind w:left="424"/>
        <w:rPr>
          <w:rFonts w:hint="eastAsia"/>
          <w:b/>
          <w:bCs/>
          <w:color w:val="auto"/>
          <w:spacing w:val="9"/>
          <w:sz w:val="21"/>
          <w:szCs w:val="21"/>
          <w:highlight w:val="none"/>
          <w:lang w:val="en-US" w:eastAsia="zh-CN"/>
        </w:rPr>
      </w:pPr>
      <w:r>
        <w:rPr>
          <w:rFonts w:hint="eastAsia"/>
          <w:b/>
          <w:bCs/>
          <w:color w:val="auto"/>
          <w:spacing w:val="9"/>
          <w:sz w:val="21"/>
          <w:szCs w:val="21"/>
          <w:highlight w:val="none"/>
          <w:lang w:val="en-US" w:eastAsia="zh-CN"/>
        </w:rPr>
        <w:t>注：</w:t>
      </w:r>
    </w:p>
    <w:p w14:paraId="34D6EEC5">
      <w:pPr>
        <w:pStyle w:val="6"/>
        <w:spacing w:before="65" w:line="227" w:lineRule="auto"/>
        <w:ind w:left="424"/>
        <w:rPr>
          <w:rFonts w:hint="default"/>
          <w:b/>
          <w:bCs/>
          <w:color w:val="auto"/>
          <w:spacing w:val="9"/>
          <w:sz w:val="21"/>
          <w:szCs w:val="21"/>
          <w:highlight w:val="none"/>
          <w:lang w:val="en-US" w:eastAsia="zh-CN"/>
        </w:rPr>
      </w:pPr>
      <w:r>
        <w:rPr>
          <w:rFonts w:hint="eastAsia"/>
          <w:b/>
          <w:bCs/>
          <w:color w:val="auto"/>
          <w:spacing w:val="9"/>
          <w:sz w:val="21"/>
          <w:szCs w:val="21"/>
          <w:highlight w:val="none"/>
          <w:lang w:val="en-US" w:eastAsia="zh-CN"/>
        </w:rPr>
        <w:t>1.本项目整体建设总价最高限价 48 万元（含税价），本次价格评审以合计含税总价作为评分计算标准。</w:t>
      </w:r>
    </w:p>
    <w:p w14:paraId="7E1E94D8">
      <w:pPr>
        <w:pStyle w:val="6"/>
        <w:spacing w:before="65" w:line="227" w:lineRule="auto"/>
        <w:ind w:left="424"/>
        <w:rPr>
          <w:b/>
          <w:bCs/>
          <w:color w:val="auto"/>
          <w:sz w:val="21"/>
          <w:szCs w:val="21"/>
          <w:highlight w:val="none"/>
        </w:rPr>
      </w:pPr>
      <w:r>
        <w:rPr>
          <w:rFonts w:hint="eastAsia"/>
          <w:b/>
          <w:bCs/>
          <w:color w:val="auto"/>
          <w:spacing w:val="9"/>
          <w:sz w:val="21"/>
          <w:szCs w:val="21"/>
          <w:highlight w:val="none"/>
          <w:lang w:val="en-US" w:eastAsia="zh-CN"/>
        </w:rPr>
        <w:t>2</w:t>
      </w:r>
      <w:r>
        <w:rPr>
          <w:b/>
          <w:bCs/>
          <w:color w:val="auto"/>
          <w:spacing w:val="9"/>
          <w:sz w:val="21"/>
          <w:szCs w:val="21"/>
          <w:highlight w:val="none"/>
        </w:rPr>
        <w:t>．如果按单价计算的结果与总价不一致，以单价为准修正总价。</w:t>
      </w:r>
    </w:p>
    <w:p w14:paraId="0CAAB315">
      <w:pPr>
        <w:pStyle w:val="6"/>
        <w:spacing w:before="66" w:line="227" w:lineRule="auto"/>
        <w:ind w:firstLine="454" w:firstLineChars="200"/>
        <w:rPr>
          <w:b/>
          <w:bCs/>
          <w:color w:val="auto"/>
          <w:spacing w:val="8"/>
          <w:sz w:val="21"/>
          <w:szCs w:val="21"/>
          <w:highlight w:val="none"/>
        </w:rPr>
      </w:pPr>
      <w:r>
        <w:rPr>
          <w:rFonts w:hint="eastAsia"/>
          <w:b/>
          <w:bCs/>
          <w:color w:val="auto"/>
          <w:spacing w:val="8"/>
          <w:sz w:val="21"/>
          <w:szCs w:val="21"/>
          <w:highlight w:val="none"/>
          <w:lang w:val="en-US" w:eastAsia="zh-CN"/>
        </w:rPr>
        <w:t>3</w:t>
      </w:r>
      <w:r>
        <w:rPr>
          <w:b/>
          <w:bCs/>
          <w:color w:val="auto"/>
          <w:spacing w:val="8"/>
          <w:sz w:val="21"/>
          <w:szCs w:val="21"/>
          <w:highlight w:val="none"/>
        </w:rPr>
        <w:t>．表中各项报价应包含所有税费。</w:t>
      </w:r>
    </w:p>
    <w:p w14:paraId="771FB14C">
      <w:pPr>
        <w:pStyle w:val="6"/>
        <w:spacing w:before="65" w:line="227" w:lineRule="auto"/>
        <w:ind w:left="424"/>
        <w:rPr>
          <w:b/>
          <w:bCs/>
          <w:color w:val="auto"/>
          <w:sz w:val="21"/>
          <w:szCs w:val="21"/>
          <w:highlight w:val="none"/>
        </w:rPr>
      </w:pPr>
      <w:r>
        <w:rPr>
          <w:rFonts w:hint="eastAsia"/>
          <w:b/>
          <w:bCs/>
          <w:color w:val="auto"/>
          <w:spacing w:val="9"/>
          <w:sz w:val="21"/>
          <w:szCs w:val="21"/>
          <w:highlight w:val="none"/>
          <w:lang w:val="en-US" w:eastAsia="zh-CN"/>
        </w:rPr>
        <w:t>4</w:t>
      </w:r>
      <w:r>
        <w:rPr>
          <w:b/>
          <w:bCs/>
          <w:color w:val="auto"/>
          <w:spacing w:val="9"/>
          <w:sz w:val="21"/>
          <w:szCs w:val="21"/>
          <w:highlight w:val="none"/>
        </w:rPr>
        <w:t>．如果按单价计算的结果与总价不一致，以单价为准修正总价。</w:t>
      </w:r>
    </w:p>
    <w:p w14:paraId="6DC8C4F1">
      <w:pPr>
        <w:pStyle w:val="6"/>
        <w:spacing w:before="66" w:line="227" w:lineRule="auto"/>
        <w:ind w:firstLine="454" w:firstLineChars="200"/>
        <w:rPr>
          <w:b/>
          <w:bCs/>
          <w:color w:val="auto"/>
          <w:sz w:val="21"/>
          <w:szCs w:val="21"/>
          <w:highlight w:val="none"/>
        </w:rPr>
      </w:pPr>
      <w:r>
        <w:rPr>
          <w:rFonts w:hint="eastAsia"/>
          <w:b/>
          <w:bCs/>
          <w:color w:val="auto"/>
          <w:spacing w:val="8"/>
          <w:sz w:val="21"/>
          <w:szCs w:val="21"/>
          <w:highlight w:val="none"/>
          <w:lang w:val="en-US" w:eastAsia="zh-CN"/>
        </w:rPr>
        <w:t>5</w:t>
      </w:r>
      <w:r>
        <w:rPr>
          <w:b/>
          <w:bCs/>
          <w:color w:val="auto"/>
          <w:spacing w:val="8"/>
          <w:sz w:val="21"/>
          <w:szCs w:val="21"/>
          <w:highlight w:val="none"/>
        </w:rPr>
        <w:t>．表中各项报价应包含所有税费。</w:t>
      </w:r>
    </w:p>
    <w:p w14:paraId="3FCB156A">
      <w:pPr>
        <w:pStyle w:val="6"/>
        <w:spacing w:before="143" w:line="227" w:lineRule="auto"/>
        <w:rPr>
          <w:color w:val="auto"/>
          <w:sz w:val="20"/>
          <w:szCs w:val="20"/>
          <w:highlight w:val="none"/>
        </w:rPr>
      </w:pPr>
      <w:r>
        <w:rPr>
          <w:color w:val="auto"/>
          <w:spacing w:val="5"/>
          <w:sz w:val="20"/>
          <w:szCs w:val="20"/>
          <w:highlight w:val="none"/>
        </w:rPr>
        <w:t>授权代表签字：</w:t>
      </w:r>
      <w:r>
        <w:rPr>
          <w:color w:val="auto"/>
          <w:spacing w:val="5"/>
          <w:sz w:val="20"/>
          <w:szCs w:val="20"/>
          <w:highlight w:val="none"/>
          <w:u w:val="single" w:color="auto"/>
        </w:rPr>
        <w:t xml:space="preserve">                          </w:t>
      </w:r>
      <w:r>
        <w:rPr>
          <w:color w:val="auto"/>
          <w:spacing w:val="5"/>
          <w:sz w:val="20"/>
          <w:szCs w:val="20"/>
          <w:highlight w:val="none"/>
        </w:rPr>
        <w:t xml:space="preserve">           </w:t>
      </w:r>
      <w:r>
        <w:rPr>
          <w:rFonts w:hint="eastAsia"/>
          <w:color w:val="auto"/>
          <w:spacing w:val="5"/>
          <w:sz w:val="20"/>
          <w:szCs w:val="20"/>
          <w:highlight w:val="none"/>
          <w:lang w:val="en-US" w:eastAsia="zh-CN"/>
        </w:rPr>
        <w:t xml:space="preserve">                             </w:t>
      </w:r>
      <w:r>
        <w:rPr>
          <w:color w:val="auto"/>
          <w:spacing w:val="5"/>
          <w:sz w:val="20"/>
          <w:szCs w:val="20"/>
          <w:highlight w:val="none"/>
        </w:rPr>
        <w:t xml:space="preserve"> 报价单位公章：</w:t>
      </w:r>
      <w:r>
        <w:rPr>
          <w:color w:val="auto"/>
          <w:spacing w:val="5"/>
          <w:sz w:val="20"/>
          <w:szCs w:val="20"/>
          <w:highlight w:val="none"/>
          <w:u w:val="single" w:color="auto"/>
        </w:rPr>
        <w:t xml:space="preserve">  </w:t>
      </w:r>
      <w:r>
        <w:rPr>
          <w:color w:val="auto"/>
          <w:spacing w:val="4"/>
          <w:sz w:val="20"/>
          <w:szCs w:val="20"/>
          <w:highlight w:val="none"/>
          <w:u w:val="single" w:color="auto"/>
        </w:rPr>
        <w:t xml:space="preserve">                     </w:t>
      </w:r>
    </w:p>
    <w:p w14:paraId="25FCBEEB">
      <w:pPr>
        <w:pStyle w:val="6"/>
        <w:spacing w:before="222" w:line="227" w:lineRule="auto"/>
        <w:jc w:val="right"/>
        <w:rPr>
          <w:color w:val="auto"/>
          <w:sz w:val="20"/>
          <w:szCs w:val="20"/>
          <w:highlight w:val="none"/>
        </w:rPr>
      </w:pPr>
      <w:r>
        <w:rPr>
          <w:color w:val="auto"/>
          <w:sz w:val="20"/>
          <w:szCs w:val="20"/>
          <w:highlight w:val="none"/>
        </w:rPr>
        <w:t>报价日期：</w:t>
      </w:r>
      <w:r>
        <w:rPr>
          <w:color w:val="auto"/>
          <w:spacing w:val="5"/>
          <w:sz w:val="20"/>
          <w:szCs w:val="20"/>
          <w:highlight w:val="none"/>
          <w:u w:val="single" w:color="auto"/>
        </w:rPr>
        <w:t xml:space="preserve">        </w:t>
      </w:r>
      <w:r>
        <w:rPr>
          <w:color w:val="auto"/>
          <w:spacing w:val="-89"/>
          <w:sz w:val="20"/>
          <w:szCs w:val="20"/>
          <w:highlight w:val="none"/>
        </w:rPr>
        <w:t xml:space="preserve"> </w:t>
      </w:r>
      <w:r>
        <w:rPr>
          <w:color w:val="auto"/>
          <w:sz w:val="20"/>
          <w:szCs w:val="20"/>
          <w:highlight w:val="none"/>
        </w:rPr>
        <w:t>年</w:t>
      </w:r>
      <w:r>
        <w:rPr>
          <w:color w:val="auto"/>
          <w:spacing w:val="-99"/>
          <w:sz w:val="20"/>
          <w:szCs w:val="20"/>
          <w:highlight w:val="none"/>
        </w:rPr>
        <w:t xml:space="preserve"> </w:t>
      </w:r>
      <w:r>
        <w:rPr>
          <w:color w:val="auto"/>
          <w:spacing w:val="5"/>
          <w:sz w:val="20"/>
          <w:szCs w:val="20"/>
          <w:highlight w:val="none"/>
          <w:u w:val="single" w:color="auto"/>
        </w:rPr>
        <w:t xml:space="preserve">    </w:t>
      </w:r>
      <w:r>
        <w:rPr>
          <w:color w:val="auto"/>
          <w:spacing w:val="-86"/>
          <w:sz w:val="20"/>
          <w:szCs w:val="20"/>
          <w:highlight w:val="none"/>
        </w:rPr>
        <w:t xml:space="preserve"> </w:t>
      </w:r>
      <w:r>
        <w:rPr>
          <w:color w:val="auto"/>
          <w:sz w:val="20"/>
          <w:szCs w:val="20"/>
          <w:highlight w:val="none"/>
        </w:rPr>
        <w:t>月</w:t>
      </w:r>
      <w:r>
        <w:rPr>
          <w:color w:val="auto"/>
          <w:spacing w:val="5"/>
          <w:sz w:val="20"/>
          <w:szCs w:val="20"/>
          <w:highlight w:val="none"/>
          <w:u w:val="single" w:color="auto"/>
        </w:rPr>
        <w:t xml:space="preserve">    </w:t>
      </w:r>
      <w:r>
        <w:rPr>
          <w:color w:val="auto"/>
          <w:spacing w:val="-56"/>
          <w:sz w:val="20"/>
          <w:szCs w:val="20"/>
          <w:highlight w:val="none"/>
        </w:rPr>
        <w:t xml:space="preserve"> </w:t>
      </w:r>
      <w:r>
        <w:rPr>
          <w:color w:val="auto"/>
          <w:sz w:val="20"/>
          <w:szCs w:val="20"/>
          <w:highlight w:val="none"/>
        </w:rPr>
        <w:t>日</w:t>
      </w:r>
    </w:p>
    <w:p w14:paraId="2797334D">
      <w:pPr>
        <w:spacing w:line="227" w:lineRule="auto"/>
        <w:rPr>
          <w:color w:val="auto"/>
          <w:sz w:val="20"/>
          <w:szCs w:val="20"/>
          <w:highlight w:val="none"/>
        </w:rPr>
        <w:sectPr>
          <w:footerReference r:id="rId6" w:type="default"/>
          <w:pgSz w:w="16839" w:h="11906"/>
          <w:pgMar w:top="1128" w:right="1440" w:bottom="1366" w:left="1446" w:header="0" w:footer="996" w:gutter="0"/>
          <w:pgBorders>
            <w:top w:val="none" w:sz="0" w:space="0"/>
            <w:left w:val="none" w:sz="0" w:space="0"/>
            <w:bottom w:val="none" w:sz="0" w:space="0"/>
            <w:right w:val="none" w:sz="0" w:space="0"/>
          </w:pgBorders>
          <w:pgNumType w:fmt="numberInDash"/>
          <w:cols w:space="720" w:num="1"/>
        </w:sectPr>
      </w:pPr>
    </w:p>
    <w:p w14:paraId="2CB2B989">
      <w:pPr>
        <w:pStyle w:val="5"/>
        <w:outlineLvl w:val="0"/>
        <w:rPr>
          <w:rFonts w:hint="eastAsia" w:ascii="黑体" w:hAnsi="黑体" w:eastAsia="宋体" w:cs="黑体"/>
          <w:color w:val="auto"/>
          <w:sz w:val="28"/>
          <w:szCs w:val="28"/>
          <w:highlight w:val="none"/>
          <w:lang w:eastAsia="zh-CN"/>
        </w:rPr>
        <w:pPrChange w:id="85" w:author="By" w:date="2026-08-11T22:51:31Z">
          <w:pPr>
            <w:pStyle w:val="5"/>
          </w:pPr>
        </w:pPrChange>
      </w:pPr>
      <w:r>
        <w:rPr>
          <w:rFonts w:ascii="黑体" w:hAnsi="黑体" w:eastAsia="黑体" w:cs="黑体"/>
          <w:color w:val="auto"/>
          <w:spacing w:val="-4"/>
          <w:sz w:val="28"/>
          <w:szCs w:val="28"/>
          <w:highlight w:val="none"/>
        </w:rPr>
        <w:t>附件</w:t>
      </w:r>
      <w:r>
        <w:rPr>
          <w:rFonts w:hint="eastAsia" w:ascii="黑体" w:hAnsi="黑体" w:eastAsia="黑体" w:cs="黑体"/>
          <w:color w:val="auto"/>
          <w:spacing w:val="-4"/>
          <w:sz w:val="28"/>
          <w:szCs w:val="28"/>
          <w:highlight w:val="none"/>
          <w:lang w:val="en-US" w:eastAsia="zh-CN"/>
        </w:rPr>
        <w:t>四</w:t>
      </w:r>
      <w:r>
        <w:rPr>
          <w:rFonts w:ascii="黑体" w:hAnsi="黑体" w:eastAsia="黑体" w:cs="黑体"/>
          <w:color w:val="auto"/>
          <w:spacing w:val="-4"/>
          <w:sz w:val="28"/>
          <w:szCs w:val="28"/>
          <w:highlight w:val="none"/>
        </w:rPr>
        <w:t xml:space="preserve">  技术方案</w:t>
      </w:r>
    </w:p>
    <w:p w14:paraId="6DCE6EF1">
      <w:pPr>
        <w:spacing w:before="291" w:line="221" w:lineRule="auto"/>
        <w:ind w:left="480"/>
        <w:rPr>
          <w:rFonts w:ascii="仿宋" w:hAnsi="仿宋" w:eastAsia="仿宋" w:cs="仿宋"/>
          <w:color w:val="auto"/>
          <w:sz w:val="24"/>
          <w:szCs w:val="24"/>
          <w:highlight w:val="none"/>
        </w:rPr>
      </w:pPr>
      <w:r>
        <w:rPr>
          <w:rFonts w:ascii="仿宋" w:hAnsi="仿宋" w:eastAsia="仿宋" w:cs="仿宋"/>
          <w:color w:val="auto"/>
          <w:spacing w:val="-1"/>
          <w:sz w:val="24"/>
          <w:szCs w:val="24"/>
          <w:highlight w:val="none"/>
        </w:rPr>
        <w:t>建议根据按照以下几个方面内容分别对技术方案进行描述。</w:t>
      </w:r>
    </w:p>
    <w:p w14:paraId="2BCD08A7">
      <w:pPr>
        <w:keepNext w:val="0"/>
        <w:keepLines w:val="0"/>
        <w:pageBreakBefore w:val="0"/>
        <w:widowControl w:val="0"/>
        <w:kinsoku/>
        <w:wordWrap/>
        <w:overflowPunct/>
        <w:topLinePunct w:val="0"/>
        <w:autoSpaceDE/>
        <w:autoSpaceDN/>
        <w:bidi w:val="0"/>
        <w:adjustRightInd/>
        <w:snapToGrid/>
        <w:spacing w:line="560" w:lineRule="exact"/>
        <w:ind w:left="0" w:right="0" w:firstLine="484" w:firstLineChars="200"/>
        <w:textAlignment w:val="auto"/>
        <w:rPr>
          <w:rFonts w:ascii="仿宋" w:hAnsi="仿宋" w:eastAsia="仿宋" w:cs="仿宋"/>
          <w:color w:val="auto"/>
          <w:sz w:val="24"/>
          <w:szCs w:val="24"/>
          <w:highlight w:val="none"/>
        </w:rPr>
      </w:pPr>
      <w:r>
        <w:rPr>
          <w:rFonts w:ascii="仿宋" w:hAnsi="仿宋" w:eastAsia="仿宋" w:cs="仿宋"/>
          <w:color w:val="auto"/>
          <w:spacing w:val="1"/>
          <w:sz w:val="24"/>
          <w:szCs w:val="24"/>
          <w:highlight w:val="none"/>
        </w:rPr>
        <w:t>1.</w:t>
      </w:r>
      <w:r>
        <w:rPr>
          <w:rFonts w:hint="eastAsia" w:ascii="仿宋" w:hAnsi="仿宋" w:eastAsia="仿宋" w:cs="仿宋"/>
          <w:color w:val="auto"/>
          <w:spacing w:val="1"/>
          <w:sz w:val="24"/>
          <w:szCs w:val="24"/>
          <w:highlight w:val="none"/>
          <w:lang w:val="en-US" w:eastAsia="zh-CN"/>
        </w:rPr>
        <w:t>报价人单位</w:t>
      </w:r>
      <w:r>
        <w:rPr>
          <w:rFonts w:ascii="仿宋" w:hAnsi="仿宋" w:eastAsia="仿宋" w:cs="仿宋"/>
          <w:color w:val="auto"/>
          <w:spacing w:val="1"/>
          <w:sz w:val="24"/>
          <w:szCs w:val="24"/>
          <w:highlight w:val="none"/>
        </w:rPr>
        <w:t>简介</w:t>
      </w:r>
    </w:p>
    <w:p w14:paraId="272E1546">
      <w:pPr>
        <w:keepNext w:val="0"/>
        <w:keepLines w:val="0"/>
        <w:pageBreakBefore w:val="0"/>
        <w:widowControl w:val="0"/>
        <w:kinsoku/>
        <w:wordWrap/>
        <w:overflowPunct/>
        <w:topLinePunct w:val="0"/>
        <w:autoSpaceDE/>
        <w:autoSpaceDN/>
        <w:bidi w:val="0"/>
        <w:adjustRightInd/>
        <w:snapToGrid/>
        <w:spacing w:line="560" w:lineRule="exact"/>
        <w:ind w:left="0" w:right="0" w:firstLine="516" w:firstLineChars="200"/>
        <w:textAlignment w:val="auto"/>
        <w:rPr>
          <w:rFonts w:ascii="宋体" w:hAnsi="宋体" w:eastAsia="宋体" w:cs="宋体"/>
          <w:snapToGrid w:val="0"/>
          <w:color w:val="auto"/>
          <w:spacing w:val="9"/>
          <w:kern w:val="0"/>
          <w:sz w:val="20"/>
          <w:szCs w:val="20"/>
          <w:highlight w:val="none"/>
          <w:lang w:val="en-US" w:eastAsia="en-US" w:bidi="ar-SA"/>
        </w:rPr>
      </w:pPr>
      <w:r>
        <w:rPr>
          <w:rFonts w:hint="eastAsia" w:ascii="仿宋" w:hAnsi="仿宋" w:eastAsia="仿宋" w:cs="仿宋"/>
          <w:snapToGrid w:val="0"/>
          <w:color w:val="auto"/>
          <w:spacing w:val="9"/>
          <w:kern w:val="0"/>
          <w:sz w:val="24"/>
          <w:szCs w:val="24"/>
          <w:highlight w:val="none"/>
          <w:lang w:val="en-US" w:eastAsia="en-US" w:bidi="ar-SA"/>
        </w:rPr>
        <w:t>2.结合采购内容，拟定的</w:t>
      </w:r>
      <w:r>
        <w:rPr>
          <w:rFonts w:hint="eastAsia" w:ascii="仿宋" w:hAnsi="仿宋" w:eastAsia="仿宋" w:cs="仿宋"/>
          <w:snapToGrid w:val="0"/>
          <w:color w:val="auto"/>
          <w:spacing w:val="9"/>
          <w:kern w:val="0"/>
          <w:sz w:val="24"/>
          <w:szCs w:val="24"/>
          <w:highlight w:val="none"/>
          <w:lang w:val="en-US" w:eastAsia="zh-CN" w:bidi="ar-SA"/>
        </w:rPr>
        <w:t>系统建设方案：</w:t>
      </w:r>
      <w:r>
        <w:rPr>
          <w:rFonts w:ascii="宋体" w:hAnsi="宋体" w:eastAsia="宋体" w:cs="宋体"/>
          <w:snapToGrid w:val="0"/>
          <w:color w:val="auto"/>
          <w:spacing w:val="9"/>
          <w:kern w:val="0"/>
          <w:sz w:val="20"/>
          <w:szCs w:val="20"/>
          <w:highlight w:val="none"/>
          <w:lang w:val="en-US" w:eastAsia="en-US" w:bidi="ar-SA"/>
        </w:rPr>
        <w:t xml:space="preserve"> </w:t>
      </w:r>
    </w:p>
    <w:p w14:paraId="2D32D73A">
      <w:pPr>
        <w:keepNext w:val="0"/>
        <w:keepLines w:val="0"/>
        <w:pageBreakBefore w:val="0"/>
        <w:widowControl w:val="0"/>
        <w:kinsoku/>
        <w:wordWrap/>
        <w:overflowPunct/>
        <w:topLinePunct w:val="0"/>
        <w:autoSpaceDE/>
        <w:autoSpaceDN/>
        <w:bidi w:val="0"/>
        <w:adjustRightInd/>
        <w:snapToGrid/>
        <w:spacing w:line="560" w:lineRule="exact"/>
        <w:ind w:left="0" w:right="0" w:firstLine="476" w:firstLineChars="200"/>
        <w:textAlignment w:val="auto"/>
        <w:rPr>
          <w:rFonts w:ascii="仿宋" w:hAnsi="仿宋" w:eastAsia="仿宋" w:cs="仿宋"/>
          <w:color w:val="auto"/>
          <w:sz w:val="24"/>
          <w:szCs w:val="24"/>
          <w:highlight w:val="none"/>
        </w:rPr>
      </w:pPr>
      <w:r>
        <w:rPr>
          <w:rFonts w:ascii="仿宋" w:hAnsi="仿宋" w:eastAsia="仿宋" w:cs="仿宋"/>
          <w:color w:val="auto"/>
          <w:spacing w:val="-1"/>
          <w:sz w:val="24"/>
          <w:szCs w:val="24"/>
          <w:highlight w:val="none"/>
        </w:rPr>
        <w:t>3.</w:t>
      </w:r>
      <w:r>
        <w:rPr>
          <w:rFonts w:hint="eastAsia" w:ascii="仿宋" w:hAnsi="仿宋" w:eastAsia="仿宋" w:cs="仿宋"/>
          <w:color w:val="auto"/>
          <w:spacing w:val="-1"/>
          <w:sz w:val="24"/>
          <w:szCs w:val="24"/>
          <w:highlight w:val="none"/>
          <w:lang w:val="en-US" w:eastAsia="zh-CN"/>
        </w:rPr>
        <w:t>本地化自建服务器部署方案（</w:t>
      </w:r>
      <w:r>
        <w:rPr>
          <w:rFonts w:hint="eastAsia" w:ascii="仿宋" w:hAnsi="仿宋" w:eastAsia="仿宋" w:cs="仿宋"/>
          <w:b w:val="0"/>
          <w:bCs w:val="0"/>
          <w:color w:val="auto"/>
          <w:spacing w:val="-1"/>
          <w:sz w:val="24"/>
          <w:szCs w:val="24"/>
          <w:highlight w:val="none"/>
        </w:rPr>
        <w:t>本地服务器软硬件详细配置清单</w:t>
      </w:r>
      <w:r>
        <w:rPr>
          <w:rFonts w:hint="eastAsia" w:ascii="仿宋" w:hAnsi="仿宋" w:eastAsia="仿宋" w:cs="仿宋"/>
          <w:b w:val="0"/>
          <w:bCs w:val="0"/>
          <w:color w:val="auto"/>
          <w:spacing w:val="-1"/>
          <w:sz w:val="24"/>
          <w:szCs w:val="24"/>
          <w:highlight w:val="none"/>
          <w:lang w:eastAsia="zh-CN"/>
        </w:rPr>
        <w:t>、</w:t>
      </w:r>
      <w:r>
        <w:rPr>
          <w:rFonts w:hint="eastAsia" w:ascii="仿宋" w:hAnsi="仿宋" w:eastAsia="仿宋" w:cs="仿宋"/>
          <w:b w:val="0"/>
          <w:bCs w:val="0"/>
          <w:color w:val="auto"/>
          <w:spacing w:val="-1"/>
          <w:sz w:val="24"/>
          <w:szCs w:val="24"/>
          <w:highlight w:val="none"/>
        </w:rPr>
        <w:t>软硬件安全、官网核验截图</w:t>
      </w:r>
      <w:r>
        <w:rPr>
          <w:rFonts w:hint="eastAsia" w:ascii="仿宋" w:hAnsi="仿宋" w:eastAsia="仿宋" w:cs="仿宋"/>
          <w:color w:val="auto"/>
          <w:spacing w:val="-1"/>
          <w:sz w:val="24"/>
          <w:szCs w:val="24"/>
          <w:highlight w:val="none"/>
          <w:lang w:val="en-US" w:eastAsia="zh-CN"/>
        </w:rPr>
        <w:t>）</w:t>
      </w:r>
    </w:p>
    <w:p w14:paraId="6BDF05AF">
      <w:pPr>
        <w:keepNext w:val="0"/>
        <w:keepLines w:val="0"/>
        <w:pageBreakBefore w:val="0"/>
        <w:widowControl w:val="0"/>
        <w:kinsoku/>
        <w:wordWrap/>
        <w:overflowPunct/>
        <w:topLinePunct w:val="0"/>
        <w:autoSpaceDE/>
        <w:autoSpaceDN/>
        <w:bidi w:val="0"/>
        <w:adjustRightInd/>
        <w:snapToGrid/>
        <w:spacing w:line="560" w:lineRule="exact"/>
        <w:ind w:left="0" w:right="0" w:firstLine="476" w:firstLineChars="200"/>
        <w:textAlignment w:val="auto"/>
        <w:rPr>
          <w:rFonts w:ascii="仿宋" w:hAnsi="仿宋" w:eastAsia="仿宋" w:cs="仿宋"/>
          <w:color w:val="auto"/>
          <w:sz w:val="24"/>
          <w:szCs w:val="24"/>
          <w:highlight w:val="none"/>
        </w:rPr>
      </w:pPr>
      <w:r>
        <w:rPr>
          <w:rFonts w:ascii="仿宋" w:hAnsi="仿宋" w:eastAsia="仿宋" w:cs="仿宋"/>
          <w:color w:val="auto"/>
          <w:spacing w:val="-1"/>
          <w:sz w:val="24"/>
          <w:szCs w:val="24"/>
          <w:highlight w:val="none"/>
        </w:rPr>
        <w:t>4.</w:t>
      </w:r>
      <w:r>
        <w:rPr>
          <w:rFonts w:hint="eastAsia" w:ascii="仿宋" w:hAnsi="仿宋" w:eastAsia="仿宋" w:cs="仿宋"/>
          <w:color w:val="auto"/>
          <w:spacing w:val="-1"/>
          <w:sz w:val="24"/>
          <w:szCs w:val="24"/>
          <w:highlight w:val="none"/>
          <w:lang w:val="en-US" w:eastAsia="zh-CN"/>
        </w:rPr>
        <w:t>团队能力（</w:t>
      </w:r>
      <w:r>
        <w:rPr>
          <w:rFonts w:hint="eastAsia" w:ascii="仿宋" w:hAnsi="仿宋" w:eastAsia="仿宋" w:cs="仿宋"/>
          <w:color w:val="auto"/>
          <w:spacing w:val="-7"/>
          <w:sz w:val="24"/>
          <w:szCs w:val="24"/>
          <w:highlight w:val="none"/>
          <w:vertAlign w:val="baseline"/>
          <w:lang w:val="en-US" w:eastAsia="zh-CN"/>
        </w:rPr>
        <w:t>专项项目实施小组配置情况</w:t>
      </w:r>
      <w:r>
        <w:rPr>
          <w:rFonts w:hint="eastAsia" w:ascii="仿宋" w:hAnsi="仿宋" w:eastAsia="仿宋" w:cs="仿宋"/>
          <w:color w:val="auto"/>
          <w:spacing w:val="-1"/>
          <w:sz w:val="24"/>
          <w:szCs w:val="24"/>
          <w:highlight w:val="none"/>
          <w:lang w:val="en-US" w:eastAsia="zh-CN"/>
        </w:rPr>
        <w:t>）</w:t>
      </w:r>
      <w:r>
        <w:rPr>
          <w:rFonts w:ascii="仿宋" w:hAnsi="仿宋" w:eastAsia="仿宋" w:cs="仿宋"/>
          <w:color w:val="auto"/>
          <w:spacing w:val="-1"/>
          <w:sz w:val="24"/>
          <w:szCs w:val="24"/>
          <w:highlight w:val="none"/>
        </w:rPr>
        <w:t>；</w:t>
      </w:r>
    </w:p>
    <w:p w14:paraId="233FA6D4">
      <w:pPr>
        <w:keepNext w:val="0"/>
        <w:keepLines w:val="0"/>
        <w:pageBreakBefore w:val="0"/>
        <w:widowControl w:val="0"/>
        <w:kinsoku/>
        <w:wordWrap/>
        <w:overflowPunct/>
        <w:topLinePunct w:val="0"/>
        <w:autoSpaceDE/>
        <w:autoSpaceDN/>
        <w:bidi w:val="0"/>
        <w:adjustRightInd/>
        <w:snapToGrid/>
        <w:spacing w:line="560" w:lineRule="exact"/>
        <w:ind w:left="0" w:right="0" w:firstLine="452" w:firstLineChars="200"/>
        <w:textAlignment w:val="auto"/>
        <w:rPr>
          <w:rFonts w:ascii="仿宋" w:hAnsi="仿宋" w:eastAsia="仿宋" w:cs="仿宋"/>
          <w:color w:val="auto"/>
          <w:sz w:val="24"/>
          <w:szCs w:val="24"/>
          <w:highlight w:val="none"/>
        </w:rPr>
      </w:pPr>
      <w:r>
        <w:rPr>
          <w:rFonts w:ascii="仿宋" w:hAnsi="仿宋" w:eastAsia="仿宋" w:cs="仿宋"/>
          <w:color w:val="auto"/>
          <w:spacing w:val="-7"/>
          <w:sz w:val="24"/>
          <w:szCs w:val="24"/>
          <w:highlight w:val="none"/>
        </w:rPr>
        <w:t>5.</w:t>
      </w:r>
      <w:r>
        <w:rPr>
          <w:rFonts w:hint="eastAsia" w:ascii="仿宋" w:hAnsi="仿宋" w:eastAsia="仿宋" w:cs="仿宋"/>
          <w:color w:val="auto"/>
          <w:spacing w:val="-7"/>
          <w:sz w:val="24"/>
          <w:szCs w:val="24"/>
          <w:highlight w:val="none"/>
          <w:lang w:val="en-US" w:eastAsia="zh-CN"/>
        </w:rPr>
        <w:t>承诺服务响应（</w:t>
      </w:r>
      <w:r>
        <w:rPr>
          <w:rFonts w:hint="eastAsia" w:ascii="仿宋" w:hAnsi="仿宋" w:eastAsia="仿宋" w:cs="仿宋"/>
          <w:b w:val="0"/>
          <w:bCs w:val="0"/>
          <w:color w:val="auto"/>
          <w:spacing w:val="-7"/>
          <w:sz w:val="24"/>
          <w:szCs w:val="24"/>
          <w:highlight w:val="none"/>
        </w:rPr>
        <w:t>响应</w:t>
      </w:r>
      <w:r>
        <w:rPr>
          <w:rFonts w:hint="eastAsia" w:ascii="仿宋" w:hAnsi="仿宋" w:eastAsia="仿宋" w:cs="仿宋"/>
          <w:b w:val="0"/>
          <w:bCs w:val="0"/>
          <w:color w:val="auto"/>
          <w:spacing w:val="-7"/>
          <w:sz w:val="24"/>
          <w:szCs w:val="24"/>
          <w:highlight w:val="none"/>
          <w:lang w:val="en-US" w:eastAsia="zh-CN"/>
        </w:rPr>
        <w:t>机制方案、应急预案</w:t>
      </w:r>
      <w:r>
        <w:rPr>
          <w:rFonts w:hint="eastAsia" w:ascii="仿宋" w:hAnsi="仿宋" w:eastAsia="仿宋" w:cs="仿宋"/>
          <w:color w:val="auto"/>
          <w:spacing w:val="-7"/>
          <w:sz w:val="24"/>
          <w:szCs w:val="24"/>
          <w:highlight w:val="none"/>
          <w:lang w:val="en-US" w:eastAsia="zh-CN"/>
        </w:rPr>
        <w:t>）</w:t>
      </w:r>
      <w:r>
        <w:rPr>
          <w:rFonts w:ascii="仿宋" w:hAnsi="仿宋" w:eastAsia="仿宋" w:cs="仿宋"/>
          <w:color w:val="auto"/>
          <w:spacing w:val="-7"/>
          <w:sz w:val="24"/>
          <w:szCs w:val="24"/>
          <w:highlight w:val="none"/>
        </w:rPr>
        <w:t>；</w:t>
      </w:r>
      <w:r>
        <w:rPr>
          <w:rFonts w:ascii="仿宋" w:hAnsi="仿宋" w:eastAsia="仿宋" w:cs="仿宋"/>
          <w:color w:val="auto"/>
          <w:spacing w:val="5"/>
          <w:sz w:val="24"/>
          <w:szCs w:val="24"/>
          <w:highlight w:val="none"/>
        </w:rPr>
        <w:t xml:space="preserve"> </w:t>
      </w:r>
    </w:p>
    <w:p w14:paraId="4119983E">
      <w:pPr>
        <w:keepNext w:val="0"/>
        <w:keepLines w:val="0"/>
        <w:pageBreakBefore w:val="0"/>
        <w:widowControl w:val="0"/>
        <w:kinsoku/>
        <w:wordWrap/>
        <w:overflowPunct/>
        <w:topLinePunct w:val="0"/>
        <w:autoSpaceDE/>
        <w:autoSpaceDN/>
        <w:bidi w:val="0"/>
        <w:adjustRightInd/>
        <w:snapToGrid/>
        <w:spacing w:line="560" w:lineRule="exact"/>
        <w:ind w:left="0" w:right="0" w:firstLine="476" w:firstLineChars="200"/>
        <w:textAlignment w:val="auto"/>
        <w:outlineLvl w:val="9"/>
        <w:rPr>
          <w:rFonts w:hint="eastAsia" w:ascii="仿宋" w:hAnsi="仿宋" w:eastAsia="仿宋" w:cs="仿宋"/>
          <w:color w:val="auto"/>
          <w:spacing w:val="-1"/>
          <w:sz w:val="24"/>
          <w:szCs w:val="24"/>
          <w:highlight w:val="none"/>
          <w:lang w:eastAsia="zh-CN"/>
        </w:rPr>
      </w:pPr>
      <w:r>
        <w:rPr>
          <w:rFonts w:hint="eastAsia" w:ascii="仿宋" w:hAnsi="仿宋" w:eastAsia="仿宋" w:cs="仿宋"/>
          <w:color w:val="auto"/>
          <w:spacing w:val="-1"/>
          <w:sz w:val="24"/>
          <w:szCs w:val="24"/>
          <w:highlight w:val="none"/>
          <w:lang w:val="en-US" w:eastAsia="zh-CN"/>
        </w:rPr>
        <w:t>6</w:t>
      </w:r>
      <w:r>
        <w:rPr>
          <w:rFonts w:ascii="仿宋" w:hAnsi="仿宋" w:eastAsia="仿宋" w:cs="仿宋"/>
          <w:color w:val="auto"/>
          <w:spacing w:val="-1"/>
          <w:sz w:val="24"/>
          <w:szCs w:val="24"/>
          <w:highlight w:val="none"/>
        </w:rPr>
        <w:t>.建设方案智慧化与数据可视化拓展能力</w:t>
      </w:r>
      <w:r>
        <w:rPr>
          <w:rFonts w:hint="eastAsia" w:ascii="仿宋" w:hAnsi="仿宋" w:eastAsia="仿宋" w:cs="仿宋"/>
          <w:color w:val="auto"/>
          <w:spacing w:val="-1"/>
          <w:sz w:val="24"/>
          <w:szCs w:val="24"/>
          <w:highlight w:val="none"/>
          <w:lang w:eastAsia="zh-CN"/>
        </w:rPr>
        <w:t>；</w:t>
      </w:r>
    </w:p>
    <w:p w14:paraId="6AFB9711">
      <w:pPr>
        <w:keepNext w:val="0"/>
        <w:keepLines w:val="0"/>
        <w:pageBreakBefore w:val="0"/>
        <w:widowControl w:val="0"/>
        <w:kinsoku/>
        <w:wordWrap/>
        <w:overflowPunct/>
        <w:topLinePunct w:val="0"/>
        <w:autoSpaceDE/>
        <w:autoSpaceDN/>
        <w:bidi w:val="0"/>
        <w:adjustRightInd/>
        <w:snapToGrid/>
        <w:spacing w:line="560" w:lineRule="exact"/>
        <w:ind w:left="0" w:right="0" w:firstLine="476" w:firstLineChars="200"/>
        <w:textAlignment w:val="auto"/>
        <w:outlineLvl w:val="9"/>
        <w:rPr>
          <w:rFonts w:hint="default" w:ascii="仿宋" w:hAnsi="仿宋" w:eastAsia="仿宋" w:cs="仿宋"/>
          <w:color w:val="auto"/>
          <w:spacing w:val="-1"/>
          <w:sz w:val="24"/>
          <w:szCs w:val="24"/>
          <w:highlight w:val="none"/>
          <w:lang w:val="en-US" w:eastAsia="zh-CN"/>
        </w:rPr>
      </w:pPr>
      <w:r>
        <w:rPr>
          <w:rFonts w:hint="eastAsia" w:ascii="仿宋" w:hAnsi="仿宋" w:eastAsia="仿宋" w:cs="仿宋"/>
          <w:color w:val="auto"/>
          <w:spacing w:val="-1"/>
          <w:sz w:val="24"/>
          <w:szCs w:val="24"/>
          <w:highlight w:val="none"/>
          <w:lang w:val="en-US" w:eastAsia="zh-CN"/>
        </w:rPr>
        <w:t>7.等保实施方案</w:t>
      </w:r>
    </w:p>
    <w:p w14:paraId="53689324">
      <w:pPr>
        <w:keepNext w:val="0"/>
        <w:keepLines w:val="0"/>
        <w:pageBreakBefore w:val="0"/>
        <w:widowControl w:val="0"/>
        <w:kinsoku/>
        <w:wordWrap/>
        <w:overflowPunct/>
        <w:topLinePunct w:val="0"/>
        <w:autoSpaceDE/>
        <w:autoSpaceDN/>
        <w:bidi w:val="0"/>
        <w:adjustRightInd/>
        <w:snapToGrid/>
        <w:spacing w:line="560" w:lineRule="exact"/>
        <w:ind w:left="0" w:right="0" w:firstLine="480" w:firstLineChars="200"/>
        <w:textAlignment w:val="auto"/>
        <w:outlineLvl w:val="9"/>
        <w:rPr>
          <w:rFonts w:ascii="仿宋" w:hAnsi="仿宋" w:eastAsia="仿宋" w:cs="仿宋"/>
          <w:color w:val="auto"/>
          <w:sz w:val="24"/>
          <w:szCs w:val="24"/>
          <w:highlight w:val="none"/>
        </w:rPr>
        <w:sectPr>
          <w:footerReference r:id="rId7" w:type="default"/>
          <w:pgSz w:w="11906" w:h="16839"/>
          <w:pgMar w:top="1431" w:right="1785" w:bottom="1197" w:left="1263" w:header="0" w:footer="996" w:gutter="0"/>
          <w:pgBorders>
            <w:top w:val="none" w:sz="0" w:space="0"/>
            <w:left w:val="none" w:sz="0" w:space="0"/>
            <w:bottom w:val="none" w:sz="0" w:space="0"/>
            <w:right w:val="none" w:sz="0" w:space="0"/>
          </w:pgBorders>
          <w:pgNumType w:fmt="numberInDash"/>
          <w:cols w:space="720" w:num="1"/>
        </w:sectPr>
      </w:pPr>
      <w:r>
        <w:rPr>
          <w:rFonts w:hint="eastAsia" w:ascii="宋体" w:hAnsi="宋体" w:eastAsia="宋体" w:cs="宋体"/>
          <w:color w:val="auto"/>
          <w:sz w:val="24"/>
          <w:szCs w:val="24"/>
          <w:lang w:val="en-US" w:eastAsia="zh-CN"/>
        </w:rPr>
        <w:t>8.</w:t>
      </w:r>
      <w:r>
        <w:rPr>
          <w:rFonts w:ascii="仿宋" w:hAnsi="仿宋" w:eastAsia="仿宋" w:cs="仿宋"/>
          <w:color w:val="auto"/>
          <w:spacing w:val="-1"/>
          <w:sz w:val="24"/>
          <w:szCs w:val="24"/>
          <w:highlight w:val="none"/>
        </w:rPr>
        <w:t>运维管理方案及其他补充说明</w:t>
      </w:r>
    </w:p>
    <w:p w14:paraId="6871922E">
      <w:pPr>
        <w:pStyle w:val="5"/>
        <w:outlineLvl w:val="0"/>
        <w:rPr>
          <w:rFonts w:hint="default" w:eastAsia="宋体"/>
          <w:color w:val="auto"/>
          <w:highlight w:val="none"/>
          <w:lang w:val="en-US" w:eastAsia="zh-CN"/>
        </w:rPr>
        <w:pPrChange w:id="86" w:author="By" w:date="2026-08-11T22:51:31Z">
          <w:pPr>
            <w:pStyle w:val="5"/>
          </w:pPr>
        </w:pPrChange>
      </w:pPr>
      <w:r>
        <w:rPr>
          <w:rFonts w:ascii="黑体" w:hAnsi="黑体" w:eastAsia="黑体" w:cs="黑体"/>
          <w:color w:val="auto"/>
          <w:spacing w:val="-1"/>
          <w:sz w:val="28"/>
          <w:szCs w:val="28"/>
          <w:highlight w:val="none"/>
        </w:rPr>
        <w:t>附件</w:t>
      </w:r>
      <w:r>
        <w:rPr>
          <w:rFonts w:hint="eastAsia" w:ascii="黑体" w:hAnsi="黑体" w:eastAsia="黑体" w:cs="黑体"/>
          <w:color w:val="auto"/>
          <w:spacing w:val="-1"/>
          <w:sz w:val="28"/>
          <w:szCs w:val="28"/>
          <w:highlight w:val="none"/>
          <w:lang w:val="en-US" w:eastAsia="zh-CN"/>
        </w:rPr>
        <w:t>五</w:t>
      </w:r>
      <w:r>
        <w:rPr>
          <w:rFonts w:ascii="黑体" w:hAnsi="黑体" w:eastAsia="黑体" w:cs="黑体"/>
          <w:color w:val="auto"/>
          <w:spacing w:val="-1"/>
          <w:sz w:val="28"/>
          <w:szCs w:val="28"/>
          <w:highlight w:val="none"/>
        </w:rPr>
        <w:t xml:space="preserve">  </w:t>
      </w:r>
      <w:r>
        <w:rPr>
          <w:rFonts w:hint="eastAsia" w:ascii="黑体" w:hAnsi="黑体" w:eastAsia="黑体" w:cs="黑体"/>
          <w:color w:val="auto"/>
          <w:spacing w:val="-1"/>
          <w:sz w:val="28"/>
          <w:szCs w:val="28"/>
          <w:highlight w:val="none"/>
          <w:lang w:val="en-US" w:eastAsia="zh-CN"/>
        </w:rPr>
        <w:t>商务方案</w:t>
      </w:r>
    </w:p>
    <w:p w14:paraId="1CD2F99F">
      <w:pPr>
        <w:spacing w:before="291" w:line="221" w:lineRule="auto"/>
        <w:ind w:left="480"/>
        <w:rPr>
          <w:rFonts w:hint="eastAsia" w:ascii="仿宋" w:hAnsi="仿宋" w:eastAsia="仿宋" w:cs="仿宋"/>
          <w:color w:val="auto"/>
          <w:spacing w:val="-1"/>
          <w:sz w:val="24"/>
          <w:szCs w:val="24"/>
          <w:highlight w:val="none"/>
        </w:rPr>
      </w:pPr>
      <w:r>
        <w:rPr>
          <w:rFonts w:hint="eastAsia" w:ascii="仿宋" w:hAnsi="仿宋" w:eastAsia="仿宋" w:cs="仿宋"/>
          <w:color w:val="auto"/>
          <w:spacing w:val="-1"/>
          <w:sz w:val="24"/>
          <w:szCs w:val="24"/>
          <w:highlight w:val="none"/>
        </w:rPr>
        <w:t>需要报价单位提供以下文件：</w:t>
      </w:r>
    </w:p>
    <w:p w14:paraId="0BEA1113">
      <w:pPr>
        <w:spacing w:before="291" w:line="221" w:lineRule="auto"/>
        <w:ind w:left="480"/>
        <w:rPr>
          <w:rFonts w:hint="eastAsia" w:ascii="仿宋" w:hAnsi="仿宋" w:eastAsia="仿宋" w:cs="仿宋"/>
          <w:color w:val="auto"/>
          <w:spacing w:val="-1"/>
          <w:sz w:val="24"/>
          <w:szCs w:val="24"/>
          <w:highlight w:val="none"/>
        </w:rPr>
      </w:pPr>
      <w:r>
        <w:rPr>
          <w:rFonts w:hint="eastAsia" w:ascii="仿宋" w:hAnsi="仿宋" w:eastAsia="仿宋" w:cs="仿宋"/>
          <w:color w:val="auto"/>
          <w:spacing w:val="-1"/>
          <w:sz w:val="24"/>
          <w:szCs w:val="24"/>
          <w:highlight w:val="none"/>
          <w:lang w:val="en-US" w:eastAsia="zh-CN"/>
        </w:rPr>
        <w:t>1.企业资质、经营及信用状况（含经第三方审计的审计报告）</w:t>
      </w:r>
    </w:p>
    <w:p w14:paraId="43B0D296">
      <w:pPr>
        <w:spacing w:before="291" w:line="221" w:lineRule="auto"/>
        <w:ind w:left="480"/>
        <w:rPr>
          <w:rFonts w:hint="eastAsia" w:ascii="仿宋" w:hAnsi="仿宋" w:eastAsia="仿宋" w:cs="仿宋"/>
          <w:color w:val="auto"/>
          <w:spacing w:val="-1"/>
          <w:sz w:val="24"/>
          <w:szCs w:val="24"/>
          <w:highlight w:val="none"/>
          <w:lang w:val="en-US" w:eastAsia="zh-CN"/>
        </w:rPr>
      </w:pPr>
      <w:r>
        <w:rPr>
          <w:rFonts w:hint="eastAsia" w:ascii="仿宋" w:hAnsi="仿宋" w:eastAsia="仿宋" w:cs="仿宋"/>
          <w:color w:val="auto"/>
          <w:spacing w:val="-1"/>
          <w:sz w:val="24"/>
          <w:szCs w:val="24"/>
          <w:highlight w:val="none"/>
          <w:lang w:val="en-US" w:eastAsia="zh-CN"/>
        </w:rPr>
        <w:t>2.业绩要求</w:t>
      </w:r>
    </w:p>
    <w:p w14:paraId="291F24A9">
      <w:pPr>
        <w:spacing w:before="291" w:line="221" w:lineRule="auto"/>
        <w:ind w:left="480"/>
        <w:rPr>
          <w:rFonts w:hint="default" w:ascii="仿宋" w:hAnsi="仿宋" w:eastAsia="仿宋" w:cs="仿宋"/>
          <w:color w:val="auto"/>
          <w:spacing w:val="-1"/>
          <w:sz w:val="24"/>
          <w:szCs w:val="24"/>
          <w:highlight w:val="none"/>
          <w:lang w:val="en-US" w:eastAsia="zh-CN"/>
        </w:rPr>
      </w:pPr>
      <w:r>
        <w:rPr>
          <w:rFonts w:hint="eastAsia" w:ascii="仿宋" w:hAnsi="仿宋" w:eastAsia="仿宋" w:cs="仿宋"/>
          <w:color w:val="auto"/>
          <w:spacing w:val="-1"/>
          <w:sz w:val="24"/>
          <w:szCs w:val="24"/>
          <w:highlight w:val="none"/>
          <w:lang w:val="en-US" w:eastAsia="zh-CN"/>
        </w:rPr>
        <w:t>3.质保服务说明、质保期满年度运维含税明细报价单、项目验收后新增功能二次开发工时报价；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7C64AA9B-BF01-41F3-A413-76713CB49E25}"/>
  </w:font>
  <w:font w:name="黑体">
    <w:panose1 w:val="02010609060101010101"/>
    <w:charset w:val="86"/>
    <w:family w:val="auto"/>
    <w:pitch w:val="default"/>
    <w:sig w:usb0="800002BF" w:usb1="38CF7CFA" w:usb2="00000016" w:usb3="00000000" w:csb0="00040001" w:csb1="00000000"/>
    <w:embedRegular r:id="rId2" w:fontKey="{3A290BA2-A26B-4A60-BDC1-F17AAC49E5B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26C01FC5-F123-4BB9-88D8-042BC3271176}"/>
  </w:font>
  <w:font w:name="小标宋">
    <w:panose1 w:val="03000509000000000000"/>
    <w:charset w:val="86"/>
    <w:family w:val="auto"/>
    <w:pitch w:val="default"/>
    <w:sig w:usb0="00000001" w:usb1="080E0000" w:usb2="00000000" w:usb3="00000000" w:csb0="00040000" w:csb1="00000000"/>
    <w:embedRegular r:id="rId4" w:fontKey="{2F463F73-2899-415F-A26F-08B958203DC9}"/>
  </w:font>
  <w:font w:name="仿宋_GB2312">
    <w:panose1 w:val="02010609030101010101"/>
    <w:charset w:val="86"/>
    <w:family w:val="auto"/>
    <w:pitch w:val="default"/>
    <w:sig w:usb0="00000001" w:usb1="080E0000" w:usb2="00000000" w:usb3="00000000" w:csb0="00040000" w:csb1="00000000"/>
    <w:embedRegular r:id="rId5" w:fontKey="{8EB96038-594D-4F7D-B261-180AE033EF9B}"/>
  </w:font>
  <w:font w:name="仿宋">
    <w:panose1 w:val="02010609060101010101"/>
    <w:charset w:val="86"/>
    <w:family w:val="auto"/>
    <w:pitch w:val="default"/>
    <w:sig w:usb0="800002BF" w:usb1="38CF7CFA" w:usb2="00000016" w:usb3="00000000" w:csb0="00040001" w:csb1="00000000"/>
    <w:embedRegular r:id="rId6" w:fontKey="{9FE8A5A0-7840-4D0C-9CAF-5481DAB7B0B7}"/>
  </w:font>
  <w:font w:name="方正仿宋_GB2312">
    <w:panose1 w:val="02000000000000000000"/>
    <w:charset w:val="86"/>
    <w:family w:val="auto"/>
    <w:pitch w:val="default"/>
    <w:sig w:usb0="A00002BF" w:usb1="184F6CFA" w:usb2="00000012" w:usb3="00000000" w:csb0="00040001" w:csb1="00000000"/>
    <w:embedRegular r:id="rId7" w:fontKey="{63F658FD-6F5A-4703-9B59-A27846EF04B1}"/>
  </w:font>
  <w:font w:name="WPSEMBED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WPSEMBED3">
    <w:panose1 w:val="02000000000000000000"/>
    <w:charset w:val="86"/>
    <w:family w:val="auto"/>
    <w:pitch w:val="default"/>
    <w:sig w:usb0="A00002BF" w:usb1="184F6CFA" w:usb2="00000012"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B87F8">
    <w:pPr>
      <w:spacing w:line="177" w:lineRule="auto"/>
      <w:ind w:left="4164"/>
      <w:rPr>
        <w:rFonts w:ascii="仿宋" w:hAnsi="仿宋" w:eastAsia="仿宋" w:cs="仿宋"/>
        <w:sz w:val="20"/>
        <w:szCs w:val="20"/>
      </w:rPr>
    </w:pPr>
    <w:r>
      <w:rPr>
        <w:sz w:val="20"/>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369A7D">
                          <w:pPr>
                            <w:pStyle w:val="9"/>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- 81 -</w:t>
                          </w:r>
                          <w:r>
                            <w:rPr>
                              <w:rFonts w:hint="eastAsia" w:ascii="仿宋_GB2312" w:hAnsi="仿宋_GB2312" w:eastAsia="仿宋_GB2312" w:cs="仿宋_GB2312"/>
                              <w:sz w:val="28"/>
                              <w:szCs w:val="44"/>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18369A7D">
                    <w:pPr>
                      <w:pStyle w:val="9"/>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- 81 -</w:t>
                    </w:r>
                    <w:r>
                      <w:rPr>
                        <w:rFonts w:hint="eastAsia" w:ascii="仿宋_GB2312" w:hAnsi="仿宋_GB2312" w:eastAsia="仿宋_GB2312" w:cs="仿宋_GB2312"/>
                        <w:sz w:val="28"/>
                        <w:szCs w:val="4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14583">
    <w:pPr>
      <w:spacing w:line="176" w:lineRule="auto"/>
      <w:ind w:left="4161"/>
      <w:rPr>
        <w:rFonts w:ascii="仿宋" w:hAnsi="仿宋" w:eastAsia="仿宋" w:cs="仿宋"/>
        <w:sz w:val="20"/>
        <w:szCs w:val="20"/>
      </w:rPr>
    </w:pPr>
    <w:r>
      <w:rPr>
        <w:sz w:val="20"/>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5CD5BE">
                          <w:pPr>
                            <w:pStyle w:val="9"/>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- 83 -</w:t>
                          </w:r>
                          <w:r>
                            <w:rPr>
                              <w:rFonts w:hint="eastAsia" w:ascii="仿宋_GB2312" w:hAnsi="仿宋_GB2312" w:eastAsia="仿宋_GB2312" w:cs="仿宋_GB2312"/>
                              <w:sz w:val="28"/>
                              <w:szCs w:val="44"/>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1D5CD5BE">
                    <w:pPr>
                      <w:pStyle w:val="9"/>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- 83 -</w:t>
                    </w:r>
                    <w:r>
                      <w:rPr>
                        <w:rFonts w:hint="eastAsia" w:ascii="仿宋_GB2312" w:hAnsi="仿宋_GB2312" w:eastAsia="仿宋_GB2312" w:cs="仿宋_GB2312"/>
                        <w:sz w:val="28"/>
                        <w:szCs w:val="4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9A4B">
    <w:pPr>
      <w:spacing w:line="176" w:lineRule="auto"/>
      <w:ind w:left="4163"/>
      <w:rPr>
        <w:rFonts w:ascii="仿宋" w:hAnsi="仿宋" w:eastAsia="仿宋" w:cs="仿宋"/>
        <w:sz w:val="20"/>
        <w:szCs w:val="20"/>
      </w:rPr>
    </w:pPr>
    <w:r>
      <w:rPr>
        <w:sz w:val="20"/>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40F4DA7">
                          <w:pPr>
                            <w:pStyle w:val="9"/>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- 84 -</w:t>
                          </w:r>
                          <w:r>
                            <w:rPr>
                              <w:rFonts w:hint="eastAsia" w:ascii="仿宋_GB2312" w:hAnsi="仿宋_GB2312" w:eastAsia="仿宋_GB2312" w:cs="仿宋_GB2312"/>
                              <w:sz w:val="28"/>
                              <w:szCs w:val="44"/>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240F4DA7">
                    <w:pPr>
                      <w:pStyle w:val="9"/>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- 84 -</w:t>
                    </w:r>
                    <w:r>
                      <w:rPr>
                        <w:rFonts w:hint="eastAsia" w:ascii="仿宋_GB2312" w:hAnsi="仿宋_GB2312" w:eastAsia="仿宋_GB2312" w:cs="仿宋_GB2312"/>
                        <w:sz w:val="28"/>
                        <w:szCs w:val="4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0B8EF">
    <w:pPr>
      <w:spacing w:line="175" w:lineRule="auto"/>
      <w:ind w:left="6714"/>
      <w:rPr>
        <w:rFonts w:ascii="仿宋" w:hAnsi="仿宋" w:eastAsia="仿宋" w:cs="仿宋"/>
        <w:sz w:val="20"/>
        <w:szCs w:val="20"/>
      </w:rPr>
    </w:pPr>
    <w:r>
      <w:rPr>
        <w:sz w:val="20"/>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608330" cy="272415"/>
              <wp:effectExtent l="0" t="0" r="0" b="0"/>
              <wp:wrapNone/>
              <wp:docPr id="5" name="文本框 5"/>
              <wp:cNvGraphicFramePr/>
              <a:graphic xmlns:a="http://schemas.openxmlformats.org/drawingml/2006/main">
                <a:graphicData uri="http://schemas.microsoft.com/office/word/2010/wordprocessingShape">
                  <wps:wsp>
                    <wps:cNvSpPr txBox="1"/>
                    <wps:spPr>
                      <a:xfrm>
                        <a:off x="0" y="0"/>
                        <a:ext cx="608330" cy="272415"/>
                      </a:xfrm>
                      <a:prstGeom prst="rect">
                        <a:avLst/>
                      </a:prstGeom>
                      <a:noFill/>
                      <a:ln>
                        <a:noFill/>
                      </a:ln>
                    </wps:spPr>
                    <wps:txbx>
                      <w:txbxContent>
                        <w:p w14:paraId="1A34AC4F">
                          <w:pPr>
                            <w:pStyle w:val="9"/>
                            <w:rPr>
                              <w:rFonts w:hint="eastAsia" w:eastAsia="仿宋_GB2312"/>
                              <w:lang w:val="en-US" w:eastAsia="zh-CN"/>
                            </w:rPr>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- 85 -</w:t>
                          </w:r>
                          <w:r>
                            <w:rPr>
                              <w:rFonts w:hint="eastAsia" w:ascii="仿宋_GB2312" w:hAnsi="仿宋_GB2312" w:eastAsia="仿宋_GB2312" w:cs="仿宋_GB2312"/>
                              <w:sz w:val="28"/>
                              <w:szCs w:val="44"/>
                            </w:rPr>
                            <w:fldChar w:fldCharType="end"/>
                          </w:r>
                        </w:p>
                      </w:txbxContent>
                    </wps:txbx>
                    <wps:bodyPr lIns="0" tIns="0" rIns="0" bIns="0" upright="0"/>
                  </wps:wsp>
                </a:graphicData>
              </a:graphic>
            </wp:anchor>
          </w:drawing>
        </mc:Choice>
        <mc:Fallback>
          <w:pict>
            <v:shape id="_x0000_s1026" o:spid="_x0000_s1026" o:spt="202" type="#_x0000_t202" style="position:absolute;left:0pt;margin-top:0pt;height:21.45pt;width:47.9pt;mso-position-horizontal:outside;mso-position-horizontal-relative:margin;z-index:251661312;mso-width-relative:page;mso-height-relative:page;" filled="f" stroked="f" coordsize="21600,21600" o:gfxdata="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QNdONQAAAADAQAADwAAAAAAAAABACAAAAAiAAAAZHJzL2Rvd25yZXYueG1sUEsBAhQAFAAA&#10;AAgAh07iQCfVzNC6AQAAcQMAAA4AAAAAAAAAAQAgAAAAIwEAAGRycy9lMm9Eb2MueG1sUEsFBgAA&#10;AAAGAAYAWQEAAE8FAAAAAA==&#10;">
              <v:fill on="f" focussize="0,0"/>
              <v:stroke on="f"/>
              <v:imagedata o:title=""/>
              <o:lock v:ext="edit" aspectratio="f"/>
              <v:textbox inset="0mm,0mm,0mm,0mm">
                <w:txbxContent>
                  <w:p w14:paraId="1A34AC4F">
                    <w:pPr>
                      <w:pStyle w:val="9"/>
                      <w:rPr>
                        <w:rFonts w:hint="eastAsia" w:eastAsia="仿宋_GB2312"/>
                        <w:lang w:val="en-US" w:eastAsia="zh-CN"/>
                      </w:rPr>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- 85 -</w:t>
                    </w:r>
                    <w:r>
                      <w:rPr>
                        <w:rFonts w:hint="eastAsia" w:ascii="仿宋_GB2312" w:hAnsi="仿宋_GB2312" w:eastAsia="仿宋_GB2312" w:cs="仿宋_GB2312"/>
                        <w:sz w:val="28"/>
                        <w:szCs w:val="4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3F708">
    <w:pPr>
      <w:spacing w:line="176" w:lineRule="auto"/>
      <w:ind w:left="4156"/>
      <w:rPr>
        <w:rFonts w:ascii="仿宋" w:hAnsi="仿宋" w:eastAsia="仿宋" w:cs="仿宋"/>
        <w:sz w:val="20"/>
        <w:szCs w:val="20"/>
      </w:rPr>
    </w:pPr>
    <w:r>
      <w:rPr>
        <w:sz w:val="20"/>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9EFB03">
                          <w:pPr>
                            <w:pStyle w:val="9"/>
                            <w:rPr>
                              <w:rFonts w:hint="eastAsia" w:ascii="仿宋_GB2312" w:hAnsi="仿宋_GB2312" w:eastAsia="仿宋_GB2312" w:cs="仿宋_GB2312"/>
                              <w:sz w:val="28"/>
                              <w:szCs w:val="44"/>
                            </w:rPr>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- 86 -</w:t>
                          </w:r>
                          <w:r>
                            <w:rPr>
                              <w:rFonts w:hint="eastAsia" w:ascii="仿宋_GB2312" w:hAnsi="仿宋_GB2312" w:eastAsia="仿宋_GB2312" w:cs="仿宋_GB2312"/>
                              <w:sz w:val="28"/>
                              <w:szCs w:val="44"/>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DSS+knIAQAAmQMAAA4AAAAAAAAAAQAgAAAAHgEAAGRycy9lMm9Eb2Mu&#10;eG1sUEsFBgAAAAAGAAYAWQEAAFgFAAAAAA==&#10;">
              <v:fill on="f" focussize="0,0"/>
              <v:stroke on="f"/>
              <v:imagedata o:title=""/>
              <o:lock v:ext="edit" aspectratio="f"/>
              <v:textbox inset="0mm,0mm,0mm,0mm" style="mso-fit-shape-to-text:t;">
                <w:txbxContent>
                  <w:p w14:paraId="0D9EFB03">
                    <w:pPr>
                      <w:pStyle w:val="9"/>
                      <w:rPr>
                        <w:rFonts w:hint="eastAsia" w:ascii="仿宋_GB2312" w:hAnsi="仿宋_GB2312" w:eastAsia="仿宋_GB2312" w:cs="仿宋_GB2312"/>
                        <w:sz w:val="28"/>
                        <w:szCs w:val="44"/>
                      </w:rPr>
                    </w:pPr>
                    <w:r>
                      <w:rPr>
                        <w:rFonts w:hint="eastAsia" w:ascii="仿宋_GB2312" w:hAnsi="仿宋_GB2312" w:eastAsia="仿宋_GB2312" w:cs="仿宋_GB2312"/>
                        <w:sz w:val="28"/>
                        <w:szCs w:val="44"/>
                      </w:rPr>
                      <w:fldChar w:fldCharType="begin"/>
                    </w:r>
                    <w:r>
                      <w:rPr>
                        <w:rFonts w:hint="eastAsia" w:ascii="仿宋_GB2312" w:hAnsi="仿宋_GB2312" w:eastAsia="仿宋_GB2312" w:cs="仿宋_GB2312"/>
                        <w:sz w:val="28"/>
                        <w:szCs w:val="44"/>
                      </w:rPr>
                      <w:instrText xml:space="preserve"> PAGE  \* MERGEFORMAT </w:instrText>
                    </w:r>
                    <w:r>
                      <w:rPr>
                        <w:rFonts w:hint="eastAsia" w:ascii="仿宋_GB2312" w:hAnsi="仿宋_GB2312" w:eastAsia="仿宋_GB2312" w:cs="仿宋_GB2312"/>
                        <w:sz w:val="28"/>
                        <w:szCs w:val="44"/>
                      </w:rPr>
                      <w:fldChar w:fldCharType="separate"/>
                    </w:r>
                    <w:r>
                      <w:rPr>
                        <w:rFonts w:hint="eastAsia" w:ascii="仿宋_GB2312" w:hAnsi="仿宋_GB2312" w:eastAsia="仿宋_GB2312" w:cs="仿宋_GB2312"/>
                        <w:sz w:val="28"/>
                        <w:szCs w:val="44"/>
                      </w:rPr>
                      <w:t>- 86 -</w:t>
                    </w:r>
                    <w:r>
                      <w:rPr>
                        <w:rFonts w:hint="eastAsia" w:ascii="仿宋_GB2312" w:hAnsi="仿宋_GB2312" w:eastAsia="仿宋_GB2312" w:cs="仿宋_GB2312"/>
                        <w:sz w:val="28"/>
                        <w:szCs w:val="4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0DBBC"/>
    <w:multiLevelType w:val="singleLevel"/>
    <w:tmpl w:val="8870DBBC"/>
    <w:lvl w:ilvl="0" w:tentative="0">
      <w:start w:val="1"/>
      <w:numFmt w:val="decimal"/>
      <w:suff w:val="nothing"/>
      <w:lvlText w:val="（%1）"/>
      <w:lvlJc w:val="left"/>
    </w:lvl>
  </w:abstractNum>
  <w:abstractNum w:abstractNumId="1">
    <w:nsid w:val="C18E02F1"/>
    <w:multiLevelType w:val="singleLevel"/>
    <w:tmpl w:val="C18E02F1"/>
    <w:lvl w:ilvl="0" w:tentative="0">
      <w:start w:val="1"/>
      <w:numFmt w:val="decimal"/>
      <w:suff w:val="nothing"/>
      <w:lvlText w:val="（%1）"/>
      <w:lvlJc w:val="left"/>
    </w:lvl>
  </w:abstractNum>
  <w:abstractNum w:abstractNumId="2">
    <w:nsid w:val="073346BE"/>
    <w:multiLevelType w:val="singleLevel"/>
    <w:tmpl w:val="073346BE"/>
    <w:lvl w:ilvl="0" w:tentative="0">
      <w:start w:val="2"/>
      <w:numFmt w:val="decimal"/>
      <w:lvlText w:val="%1."/>
      <w:lvlJc w:val="left"/>
      <w:pPr>
        <w:tabs>
          <w:tab w:val="left" w:pos="312"/>
        </w:tabs>
      </w:pPr>
    </w:lvl>
  </w:abstractNum>
  <w:abstractNum w:abstractNumId="3">
    <w:nsid w:val="23E0091F"/>
    <w:multiLevelType w:val="singleLevel"/>
    <w:tmpl w:val="23E0091F"/>
    <w:lvl w:ilvl="0" w:tentative="0">
      <w:start w:val="1"/>
      <w:numFmt w:val="decimalEnclosedCircleChinese"/>
      <w:suff w:val="space"/>
      <w:lvlText w:val="%1"/>
      <w:lvlJc w:val="left"/>
      <w:rPr>
        <w:rFonts w:hint="eastAsia"/>
      </w:rPr>
    </w:lvl>
  </w:abstractNum>
  <w:abstractNum w:abstractNumId="4">
    <w:nsid w:val="2A72B0B0"/>
    <w:multiLevelType w:val="singleLevel"/>
    <w:tmpl w:val="2A72B0B0"/>
    <w:lvl w:ilvl="0" w:tentative="0">
      <w:start w:val="1"/>
      <w:numFmt w:val="decimal"/>
      <w:suff w:val="nothing"/>
      <w:lvlText w:val="（%1）"/>
      <w:lvlJc w:val="left"/>
    </w:lvl>
  </w:abstractNum>
  <w:abstractNum w:abstractNumId="5">
    <w:nsid w:val="2AF3FAF4"/>
    <w:multiLevelType w:val="singleLevel"/>
    <w:tmpl w:val="2AF3FAF4"/>
    <w:lvl w:ilvl="0" w:tentative="0">
      <w:start w:val="4"/>
      <w:numFmt w:val="decimal"/>
      <w:suff w:val="nothing"/>
      <w:lvlText w:val="（%1）"/>
      <w:lvlJc w:val="left"/>
    </w:lvl>
  </w:abstractNum>
  <w:abstractNum w:abstractNumId="6">
    <w:nsid w:val="6007BA69"/>
    <w:multiLevelType w:val="multilevel"/>
    <w:tmpl w:val="6007BA69"/>
    <w:lvl w:ilvl="0" w:tentative="0">
      <w:start w:val="1"/>
      <w:numFmt w:val="decimal"/>
      <w:pStyle w:val="2"/>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tabs>
          <w:tab w:val="left" w:pos="420"/>
        </w:tabs>
        <w:ind w:left="720" w:hanging="720"/>
      </w:pPr>
      <w:rPr>
        <w:rFonts w:hint="default"/>
        <w:b/>
        <w:bCs/>
        <w:lang w:val="en-US"/>
      </w:rPr>
    </w:lvl>
    <w:lvl w:ilvl="3" w:tentative="0">
      <w:start w:val="1"/>
      <w:numFmt w:val="decimal"/>
      <w:lvlText w:val="%1.%2.%3.%4"/>
      <w:lvlJc w:val="left"/>
      <w:pPr>
        <w:ind w:left="864" w:hanging="864"/>
      </w:p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ascii="宋体" w:hAnsi="宋体" w:eastAsia="宋体"/>
      </w:rPr>
    </w:lvl>
    <w:lvl w:ilvl="6" w:tentative="0">
      <w:start w:val="1"/>
      <w:numFmt w:val="decimal"/>
      <w:lvlText w:val="%1.%2.%3.%4.%5.%6.%7"/>
      <w:lvlJc w:val="left"/>
      <w:pPr>
        <w:ind w:left="2572" w:hanging="1296"/>
      </w:pPr>
      <w:rPr>
        <w:rFonts w:ascii="宋体" w:hAnsi="宋体" w:eastAsia="宋体"/>
      </w:r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6"/>
  </w:num>
  <w:num w:numId="2">
    <w:abstractNumId w:val="4"/>
  </w:num>
  <w:num w:numId="3">
    <w:abstractNumId w:val="3"/>
  </w:num>
  <w:num w:numId="4">
    <w:abstractNumId w:val="5"/>
  </w:num>
  <w:num w:numId="5">
    <w:abstractNumId w:val="1"/>
  </w:num>
  <w:num w:numId="6">
    <w:abstractNumId w:val="2"/>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y">
    <w15:presenceInfo w15:providerId="WPS Office" w15:userId="673591930"/>
  </w15:person>
  <w15:person w15:author="陈帆">
    <w15:presenceInfo w15:providerId="None" w15:userId="陈帆"/>
  </w15:person>
  <w15:person w15:author="彭成海">
    <w15:presenceInfo w15:providerId="None" w15:userId="彭成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27923"/>
    <w:rsid w:val="02C45D87"/>
    <w:rsid w:val="02CC3624"/>
    <w:rsid w:val="02D84F42"/>
    <w:rsid w:val="050C7761"/>
    <w:rsid w:val="058174E4"/>
    <w:rsid w:val="07C1147C"/>
    <w:rsid w:val="1321051D"/>
    <w:rsid w:val="1C9A2025"/>
    <w:rsid w:val="1E990AA4"/>
    <w:rsid w:val="219A0495"/>
    <w:rsid w:val="21D57865"/>
    <w:rsid w:val="277A00FA"/>
    <w:rsid w:val="28F2772E"/>
    <w:rsid w:val="2CFA4D3E"/>
    <w:rsid w:val="2D906292"/>
    <w:rsid w:val="37D82174"/>
    <w:rsid w:val="3A075509"/>
    <w:rsid w:val="408E569F"/>
    <w:rsid w:val="43775ABD"/>
    <w:rsid w:val="43B24764"/>
    <w:rsid w:val="44AD3A94"/>
    <w:rsid w:val="4B202E94"/>
    <w:rsid w:val="4D982722"/>
    <w:rsid w:val="50973DF1"/>
    <w:rsid w:val="51BA0174"/>
    <w:rsid w:val="5435330D"/>
    <w:rsid w:val="568B471C"/>
    <w:rsid w:val="5BD56F07"/>
    <w:rsid w:val="60DA1CC7"/>
    <w:rsid w:val="62AB4F73"/>
    <w:rsid w:val="65F32465"/>
    <w:rsid w:val="661A628C"/>
    <w:rsid w:val="669E5A97"/>
    <w:rsid w:val="67D8413F"/>
    <w:rsid w:val="67F27923"/>
    <w:rsid w:val="686D40ED"/>
    <w:rsid w:val="76E01D70"/>
    <w:rsid w:val="7B6C26E5"/>
    <w:rsid w:val="7F3E0ECC"/>
    <w:rsid w:val="7F832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line="560" w:lineRule="exact"/>
      <w:ind w:left="0" w:firstLine="0"/>
      <w:outlineLvl w:val="0"/>
    </w:pPr>
    <w:rPr>
      <w:rFonts w:ascii="宋体" w:hAnsi="宋体" w:eastAsia="黑体"/>
      <w:b/>
      <w:bCs/>
      <w:kern w:val="56"/>
      <w:sz w:val="32"/>
      <w:szCs w:val="2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semiHidden/>
    <w:qFormat/>
    <w:uiPriority w:val="0"/>
    <w:rPr>
      <w:rFonts w:ascii="宋体" w:hAnsi="宋体" w:eastAsia="宋体" w:cs="宋体"/>
      <w:sz w:val="28"/>
      <w:szCs w:val="28"/>
      <w:lang w:val="en-US" w:eastAsia="en-US" w:bidi="ar-SA"/>
    </w:rPr>
  </w:style>
  <w:style w:type="paragraph" w:styleId="7">
    <w:name w:val="Body Text Indent"/>
    <w:basedOn w:val="1"/>
    <w:next w:val="8"/>
    <w:qFormat/>
    <w:uiPriority w:val="99"/>
    <w:pPr>
      <w:widowControl/>
      <w:spacing w:after="120"/>
      <w:ind w:left="283"/>
      <w:jc w:val="left"/>
    </w:pPr>
    <w:rPr>
      <w:rFonts w:ascii="Arial" w:hAnsi="Arial" w:cs="Times New Roman"/>
      <w:kern w:val="0"/>
      <w:sz w:val="22"/>
      <w:szCs w:val="20"/>
      <w:lang w:eastAsia="en-US"/>
    </w:rPr>
  </w:style>
  <w:style w:type="paragraph" w:styleId="8">
    <w:name w:val="envelope return"/>
    <w:basedOn w:val="1"/>
    <w:semiHidden/>
    <w:qFormat/>
    <w:uiPriority w:val="0"/>
    <w:pPr>
      <w:snapToGrid w:val="0"/>
    </w:pPr>
    <w:rPr>
      <w:rFonts w:ascii="Arial" w:hAnsi="Arial" w:cs="Arial"/>
      <w:szCs w:val="24"/>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Body Text First Indent 2"/>
    <w:basedOn w:val="7"/>
    <w:unhideWhenUsed/>
    <w:qFormat/>
    <w:uiPriority w:val="0"/>
    <w:pPr>
      <w:widowControl w:val="0"/>
      <w:spacing w:line="360" w:lineRule="auto"/>
      <w:ind w:left="420" w:leftChars="200" w:firstLine="420" w:firstLineChars="200"/>
      <w:jc w:val="both"/>
    </w:pPr>
    <w:rPr>
      <w:rFonts w:ascii="Calibri" w:hAnsi="Calibri" w:cs="黑体"/>
      <w:kern w:val="2"/>
      <w:sz w:val="24"/>
      <w:szCs w:val="22"/>
      <w:lang w:eastAsia="zh-CN"/>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paragraph" w:customStyle="1" w:styleId="17">
    <w:name w:val="Table Text"/>
    <w:basedOn w:val="1"/>
    <w:semiHidden/>
    <w:qFormat/>
    <w:uiPriority w:val="0"/>
    <w:rPr>
      <w:rFonts w:ascii="宋体" w:hAnsi="宋体" w:eastAsia="宋体" w:cs="宋体"/>
      <w:sz w:val="20"/>
      <w:szCs w:val="20"/>
      <w:lang w:val="en-US" w:eastAsia="en-US" w:bidi="ar-SA"/>
    </w:rPr>
  </w:style>
  <w:style w:type="table" w:customStyle="1" w:styleId="18">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f6c46bb5-d0cc-4b07-a4ad-d4cdeafe9671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224745B</paraID>
      <start>0</start>
      <end>2</end>
      <status>unmodified</status>
      <modifiedWord/>
      <trackRevisions>false</trackRevisions>
    </reviewItem>
    <reviewItem>
      <errorID>7f63bbdb-6461-4708-beaa-0c4920fe1054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658392DD</paraID>
      <start>0</start>
      <end>2</end>
      <status>unmodified</status>
      <modifiedWord/>
      <trackRevisions>false</trackRevisions>
    </reviewItem>
    <reviewItem>
      <errorID>803f882d-928a-41f3-a696-a241e739d1b5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127BFD0F</paraID>
      <start>0</start>
      <end>2</end>
      <status>unmodified</status>
      <modifiedWord/>
      <trackRevisions>false</trackRevisions>
    </reviewItem>
    <reviewItem>
      <errorID>0b4f873e-b7ec-4e0a-b50a-333ad1699354</errorID>
      <errorWord>-</errorWord>
      <group>L1_Format</group>
      <groupName>格式问题</groupName>
      <ability>L2_HalfPunc_CN</ability>
      <abilityName>全半角问题</abilityName>
      <candidateList>
        <item>－</item>
      </candidateList>
      <explain>文本全半角错误。</explain>
      <paraID>127BFD0F</paraID>
      <start>20</start>
      <end>21</end>
      <status>unmodified</status>
      <modifiedWord/>
      <trackRevisions>false</trackRevisions>
    </reviewItem>
    <reviewItem>
      <errorID>37f6f678-c2fe-423c-87e6-f1244c412fa8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27E178E0</paraID>
      <start>0</start>
      <end>2</end>
      <status>unmodified</status>
      <modifiedWord/>
      <trackRevisions>false</trackRevisions>
    </reviewItem>
    <reviewItem>
      <errorID>867fd727-21c9-4749-9046-dbb42069b04b</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548AD5C4</paraID>
      <start>0</start>
      <end>2</end>
      <status>unmodified</status>
      <modifiedWord/>
      <trackRevisions>false</trackRevisions>
    </reviewItem>
    <reviewItem>
      <errorID>48681071-72eb-4941-ae8f-e7fceab2c6ff</errorID>
      <errorWord>:</errorWord>
      <group>L1_Format</group>
      <groupName>格式问题</groupName>
      <ability>L2_HalfPunc_CN</ability>
      <abilityName>全半角问题</abilityName>
      <candidateList>
        <item>：</item>
      </candidateList>
      <explain>文本全半角错误。</explain>
      <paraID>13A22601</paraID>
      <start>15</start>
      <end>16</end>
      <status>unmodified</status>
      <modifiedWord/>
      <trackRevisions>false</trackRevisions>
    </reviewItem>
    <reviewItem>
      <errorID>688491a2-db65-46ab-a9f2-916f36db458f</errorID>
      <errorWord>(</errorWord>
      <group>L1_Format</group>
      <groupName>格式问题</groupName>
      <ability>L2_HalfPunc_CN</ability>
      <abilityName>全半角问题</abilityName>
      <candidateList>
        <item>（</item>
      </candidateList>
      <explain>文本全半角错误。</explain>
      <paraID>16BA2F7D</paraID>
      <start>8</start>
      <end>9</end>
      <status>unmodified</status>
      <modifiedWord/>
      <trackRevisions>false</trackRevisions>
    </reviewItem>
    <reviewItem>
      <errorID>a659a54f-893c-4748-8d0d-c0550d6f1570</errorID>
      <errorWord>)</errorWord>
      <group>L1_Format</group>
      <groupName>格式问题</groupName>
      <ability>L2_HalfPunc_CN</ability>
      <abilityName>全半角问题</abilityName>
      <candidateList>
        <item>）</item>
      </candidateList>
      <explain>文本全半角错误。</explain>
      <paraID>16BA2F7D</paraID>
      <start>34</start>
      <end>35</end>
      <status>unmodified</status>
      <modifiedWord/>
      <trackRevisions>false</trackRevisions>
    </reviewItem>
    <reviewItem>
      <errorID>4d3d8118-8d24-41ce-b0c4-a3fbf16bafb3</errorID>
      <errorWord>(</errorWord>
      <group>L1_Punc</group>
      <groupName>标点问题</groupName>
      <ability>L2_Punc_CN</ability>
      <abilityName>标点符号问题</abilityName>
      <candidateList/>
      <explain>同一形式括号套用。</explain>
      <paraID>43C68427</paraID>
      <start>40</start>
      <end>41</end>
      <status>unmodified</status>
      <modifiedWord/>
      <trackRevisions>false</trackRevisions>
    </reviewItem>
    <reviewItem>
      <errorID>1b10b938-b140-47a2-b729-03c07f6678be</errorID>
      <errorWord>)</errorWord>
      <group>L1_Punc</group>
      <groupName>标点问题</groupName>
      <ability>L2_Punc_CN</ability>
      <abilityName>标点符号问题</abilityName>
      <candidateList/>
      <explain>同一形式括号套用。</explain>
      <paraID>43C68427</paraID>
      <start>51</start>
      <end>52</end>
      <status>unmodified</status>
      <modifiedWord/>
      <trackRevisions>false</trackRevisions>
    </reviewItem>
    <reviewItem>
      <errorID>1d3e40d3-b0e1-4f88-9bad-72a70d2e7a89</errorID>
      <errorWord>(</errorWord>
      <group>L1_Punc</group>
      <groupName>标点问题</groupName>
      <ability>L2_Punc_CN</ability>
      <abilityName>标点符号问题</abilityName>
      <candidateList/>
      <explain>同一形式括号套用。</explain>
      <paraID>43C68427</paraID>
      <start>53</start>
      <end>54</end>
      <status>unmodified</status>
      <modifiedWord/>
      <trackRevisions>false</trackRevisions>
    </reviewItem>
    <reviewItem>
      <errorID>4acee3c9-37a0-437d-93f8-c42dacd90012</errorID>
      <errorWord>)</errorWord>
      <group>L1_Punc</group>
      <groupName>标点问题</groupName>
      <ability>L2_Punc_CN</ability>
      <abilityName>标点符号问题</abilityName>
      <candidateList/>
      <explain>同一形式括号套用。</explain>
      <paraID>43C68427</paraID>
      <start>61</start>
      <end>62</end>
      <status>unmodified</status>
      <modifiedWord/>
      <trackRevisions>false</trackRevisions>
    </reviewItem>
    <reviewItem>
      <errorID>93f9f378-dd6c-45b3-bba3-afd6171e477b</errorID>
      <errorWord>(</errorWord>
      <group>L1_Punc</group>
      <groupName>标点问题</groupName>
      <ability>L2_Punc_CN</ability>
      <abilityName>标点符号问题</abilityName>
      <candidateList/>
      <explain>同一形式括号套用。</explain>
      <paraID>43C68427</paraID>
      <start>102</start>
      <end>103</end>
      <status>unmodified</status>
      <modifiedWord/>
      <trackRevisions>false</trackRevisions>
    </reviewItem>
    <reviewItem>
      <errorID>c37b82b2-3497-49ef-b618-201c9a42c825</errorID>
      <errorWord>(</errorWord>
      <group>L1_Punc</group>
      <groupName>标点问题</groupName>
      <ability>L2_Punc_CN</ability>
      <abilityName>标点符号问题</abilityName>
      <candidateList/>
      <explain>同一形式括号套用。</explain>
      <paraID>43C68427</paraID>
      <start>111</start>
      <end>112</end>
      <status>unmodified</status>
      <modifiedWord/>
      <trackRevisions>false</trackRevisions>
    </reviewItem>
    <reviewItem>
      <errorID>92ff0289-e0aa-4861-9e25-c5742de775a6</errorID>
      <errorWord>)</errorWord>
      <group>L1_Punc</group>
      <groupName>标点问题</groupName>
      <ability>L2_Punc_CN</ability>
      <abilityName>标点符号问题</abilityName>
      <candidateList/>
      <explain>同一形式括号套用。</explain>
      <paraID>43C68427</paraID>
      <start>114</start>
      <end>115</end>
      <status>unmodified</status>
      <modifiedWord/>
      <trackRevisions>false</trackRevisions>
    </reviewItem>
    <reviewItem>
      <errorID>3d0b2ec4-e6eb-4ddd-9a36-b7d4418a904c</errorID>
      <errorWord>(</errorWord>
      <group>L1_Punc</group>
      <groupName>标点问题</groupName>
      <ability>L2_Punc_CN</ability>
      <abilityName>标点符号问题</abilityName>
      <candidateList/>
      <explain>同一形式括号套用。</explain>
      <paraID>43C68427</paraID>
      <start>117</start>
      <end>118</end>
      <status>unmodified</status>
      <modifiedWord/>
      <trackRevisions>false</trackRevisions>
    </reviewItem>
    <reviewItem>
      <errorID>be97a7ff-cbfa-4be8-af60-a481881ccda2</errorID>
      <errorWord>)</errorWord>
      <group>L1_Punc</group>
      <groupName>标点问题</groupName>
      <ability>L2_Punc_CN</ability>
      <abilityName>标点符号问题</abilityName>
      <candidateList/>
      <explain>同一形式括号套用。</explain>
      <paraID>43C68427</paraID>
      <start>125</start>
      <end>126</end>
      <status>unmodified</status>
      <modifiedWord/>
      <trackRevisions>false</trackRevisions>
    </reviewItem>
    <reviewItem>
      <errorID>bca3223a-db91-44ba-b86f-15ca21310c17</errorID>
      <errorWord>(</errorWord>
      <group>L1_Format</group>
      <groupName>格式问题</groupName>
      <ability>L2_HalfPunc_CN</ability>
      <abilityName>全半角问题</abilityName>
      <candidateList>
        <item>（</item>
      </candidateList>
      <explain>文本全半角错误。</explain>
      <paraID>4499766E</paraID>
      <start>0</start>
      <end>1</end>
      <status>unmodified</status>
      <modifiedWord/>
      <trackRevisions>false</trackRevisions>
    </reviewItem>
    <reviewItem>
      <errorID>41be119f-798e-49e2-969f-ebf643530133</errorID>
      <errorWord>)</errorWord>
      <group>L1_Format</group>
      <groupName>格式问题</groupName>
      <ability>L2_HalfPunc_CN</ability>
      <abilityName>全半角问题</abilityName>
      <candidateList>
        <item>）</item>
      </candidateList>
      <explain>文本全半角错误。</explain>
      <paraID>4499766E</paraID>
      <start>17</start>
      <end>18</end>
      <status>unmodified</status>
      <modifiedWord/>
      <trackRevisions>false</trackRevisions>
    </reviewItem>
    <reviewItem>
      <errorID>f68629b1-e831-4acc-aac9-b156dd5b1247</errorID>
      <errorWord>（2）、</errorWord>
      <group>L1_Punc</group>
      <groupName>标点问题</groupName>
      <ability>L2_Punc_CN</ability>
      <abilityName>标点符号问题</abilityName>
      <candidateList>
        <item>（2）</item>
      </candidateList>
      <explain>根据国标GB/T 15834-2011《标点符号用法》中的4.5.3.3节，带括号的汉字数字或阿拉伯数字表次序时，后面通常不加顿号。如“（一）指导思想”“（二）行动指南”。</explain>
      <paraID> D10C1D9</paraID>
      <start>38</start>
      <end>42</end>
      <status>unmodified</status>
      <modifiedWord/>
      <trackRevisions>false</trackRevisions>
    </reviewItem>
    <reviewItem>
      <errorID>0e0e7549-2554-45ce-80e7-1b523a314458</errorID>
      <errorWord>,</errorWord>
      <group>L1_Format</group>
      <groupName>格式问题</groupName>
      <ability>L2_HalfPunc_CN</ability>
      <abilityName>全半角问题</abilityName>
      <candidateList>
        <item>，</item>
      </candidateList>
      <explain>文本全半角错误。</explain>
      <paraID>1EA9876E</paraID>
      <start>11</start>
      <end>12</end>
      <status>unmodified</status>
      <modifiedWord/>
      <trackRevisions>false</trackRevisions>
    </reviewItem>
    <reviewItem>
      <errorID>6e33cbcf-c495-43e2-961f-7c7193d8d21c</errorID>
      <errorWord>,</errorWord>
      <group>L1_Format</group>
      <groupName>格式问题</groupName>
      <ability>L2_HalfPunc_CN</ability>
      <abilityName>全半角问题</abilityName>
      <candidateList>
        <item>，</item>
      </candidateList>
      <explain>文本全半角错误。</explain>
      <paraID>1EA9876E</paraID>
      <start>23</start>
      <end>24</end>
      <status>unmodified</status>
      <modifiedWord/>
      <trackRevisions>false</trackRevisions>
    </reviewItem>
    <reviewItem>
      <errorID>18b0bbec-9a7a-4820-89da-d1cb42765bc7</errorID>
      <errorWord>,</errorWord>
      <group>L1_Format</group>
      <groupName>格式问题</groupName>
      <ability>L2_HalfPunc_CN</ability>
      <abilityName>全半角问题</abilityName>
      <candidateList>
        <item>，</item>
      </candidateList>
      <explain>文本全半角错误。</explain>
      <paraID>4185102F</paraID>
      <start>40</start>
      <end>41</end>
      <status>unmodified</status>
      <modifiedWord/>
      <trackRevisions>false</trackRevisions>
    </reviewItem>
    <reviewItem>
      <errorID>b36aeb99-3ef0-4149-b4f1-97d8debe3fa3</errorID>
      <errorWord>,</errorWord>
      <group>L1_Format</group>
      <groupName>格式问题</groupName>
      <ability>L2_HalfPunc_CN</ability>
      <abilityName>全半角问题</abilityName>
      <candidateList>
        <item>，</item>
      </candidateList>
      <explain>文本全半角错误。</explain>
      <paraID>498B0337</paraID>
      <start>11</start>
      <end>12</end>
      <status>unmodified</status>
      <modifiedWord/>
      <trackRevisions>false</trackRevisions>
    </reviewItem>
    <reviewItem>
      <errorID>f55f6b14-e174-4080-bb1b-dcb999f25ad0</errorID>
      <errorWord>,</errorWord>
      <group>L1_Format</group>
      <groupName>格式问题</groupName>
      <ability>L2_HalfPunc_CN</ability>
      <abilityName>全半角问题</abilityName>
      <candidateList>
        <item>，</item>
      </candidateList>
      <explain>文本全半角错误。</explain>
      <paraID>498B0337</paraID>
      <start>23</start>
      <end>24</end>
      <status>unmodified</status>
      <modifiedWord/>
      <trackRevisions>false</trackRevisions>
    </reviewItem>
    <reviewItem>
      <errorID>387ec4a3-6912-4ad6-8dbf-783f7ab0de73</errorID>
      <errorWord>(</errorWord>
      <group>L1_Format</group>
      <groupName>格式问题</groupName>
      <ability>L2_HalfPunc_CN</ability>
      <abilityName>全半角问题</abilityName>
      <candidateList>
        <item>（</item>
      </candidateList>
      <explain>文本全半角错误。</explain>
      <paraID>70A76315</paraID>
      <start>0</start>
      <end>1</end>
      <status>unmodified</status>
      <modifiedWord/>
      <trackRevisions>false</trackRevisions>
    </reviewItem>
    <reviewItem>
      <errorID>21907f82-b90d-422e-aa0b-5a629a82e50d</errorID>
      <errorWord>)</errorWord>
      <group>L1_Format</group>
      <groupName>格式问题</groupName>
      <ability>L2_HalfPunc_CN</ability>
      <abilityName>全半角问题</abilityName>
      <candidateList>
        <item>）</item>
      </candidateList>
      <explain>文本全半角错误。</explain>
      <paraID>70A76315</paraID>
      <start>20</start>
      <end>21</end>
      <status>unmodified</status>
      <modifiedWord/>
      <trackRevisions>false</trackRevisions>
    </reviewItem>
    <reviewItem>
      <errorID>f9b9236d-681a-42ce-8d5a-669b3f718fb7</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3CAB9473</paraID>
      <start>38</start>
      <end>39</end>
      <status>unmodified</status>
      <modifiedWord/>
      <trackRevisions>false</trackRevisions>
    </reviewItem>
    <reviewItem>
      <errorID>7d435586-f7f1-4d51-8be8-38a0a54a2c77</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769F92F8</paraID>
      <start>30</start>
      <end>31</end>
      <status>unmodified</status>
      <modifiedWord/>
      <trackRevisions>false</trackRevisions>
    </reviewItem>
    <reviewItem>
      <errorID>1b4a14b4-9683-44b5-b01c-77f8ef6caf23</errorID>
      <errorWord>(</errorWord>
      <group>L1_Format</group>
      <groupName>格式问题</groupName>
      <ability>L2_HalfPunc_CN</ability>
      <abilityName>全半角问题</abilityName>
      <candidateList>
        <item>（</item>
      </candidateList>
      <explain>文本全半角错误。</explain>
      <paraID>357B7F6A</paraID>
      <start>0</start>
      <end>1</end>
      <status>unmodified</status>
      <modifiedWord/>
      <trackRevisions>false</trackRevisions>
    </reviewItem>
    <reviewItem>
      <errorID>8692c643-6430-4fb4-a8fc-9f87a6b2ea6a</errorID>
      <errorWord>)</errorWord>
      <group>L1_Format</group>
      <groupName>格式问题</groupName>
      <ability>L2_HalfPunc_CN</ability>
      <abilityName>全半角问题</abilityName>
      <candidateList>
        <item>）</item>
      </candidateList>
      <explain>文本全半角错误。</explain>
      <paraID>357B7F6A</paraID>
      <start>15</start>
      <end>16</end>
      <status>unmodified</status>
      <modifiedWord/>
      <trackRevisions>false</trackRevisions>
    </reviewItem>
    <reviewItem>
      <errorID>4594633f-08c2-416b-b1dd-b404e4c57c69</errorID>
      <errorWord>(</errorWord>
      <group>L1_Format</group>
      <groupName>格式问题</groupName>
      <ability>L2_HalfPunc_CN</ability>
      <abilityName>全半角问题</abilityName>
      <candidateList>
        <item>（</item>
      </candidateList>
      <explain>文本全半角错误。</explain>
      <paraID>6369AFBF</paraID>
      <start>0</start>
      <end>1</end>
      <status>unmodified</status>
      <modifiedWord/>
      <trackRevisions>false</trackRevisions>
    </reviewItem>
    <reviewItem>
      <errorID>e133dc6c-2d58-4636-bd1c-0afd9afa31e5</errorID>
      <errorWord>)</errorWord>
      <group>L1_Format</group>
      <groupName>格式问题</groupName>
      <ability>L2_HalfPunc_CN</ability>
      <abilityName>全半角问题</abilityName>
      <candidateList>
        <item>）</item>
      </candidateList>
      <explain>文本全半角错误。</explain>
      <paraID>6369AFBF</paraID>
      <start>28</start>
      <end>29</end>
      <status>unmodified</status>
      <modifiedWord/>
      <trackRevisions>false</trackRevisions>
    </reviewItem>
    <reviewItem>
      <errorID>a9a9122a-3638-442e-9de8-b536ecdbdf82</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67EA2252</paraID>
      <start>43</start>
      <end>44</end>
      <status>unmodified</status>
      <modifiedWord/>
      <trackRevisions>false</trackRevisions>
    </reviewItem>
    <reviewItem>
      <errorID>7a148c82-5355-4941-b0d9-dbe98e6cac69</errorID>
      <errorWord>*</errorWord>
      <group>L1_Punc</group>
      <groupName>标点问题</groupName>
      <ability>L2_Punc_CN</ability>
      <abilityName>标点符号问题</abilityName>
      <candidateList/>
      <explain/>
      <paraID>5792CFCF</paraID>
      <start>0</start>
      <end>1</end>
      <status>unmodified</status>
      <modifiedWord/>
      <trackRevisions>false</trackRevisions>
    </reviewItem>
    <reviewItem>
      <errorID>0ffc90a9-9841-4a5e-ad88-14dc5c61b647</errorID>
      <errorWord>*</errorWord>
      <group>L1_Punc</group>
      <groupName>标点问题</groupName>
      <ability>L2_Punc_CN</ability>
      <abilityName>标点符号问题</abilityName>
      <candidateList/>
      <explain/>
      <paraID>23787580</paraID>
      <start>0</start>
      <end>1</end>
      <status>unmodified</status>
      <modifiedWord/>
      <trackRevisions>false</trackRevisions>
    </reviewItem>
    <reviewItem>
      <errorID>61e18272-20ef-4749-8faf-6b8f56669cf3</errorID>
      <errorWord>*</errorWord>
      <group>L1_Punc</group>
      <groupName>标点问题</groupName>
      <ability>L2_Punc_CN</ability>
      <abilityName>标点符号问题</abilityName>
      <candidateList/>
      <explain/>
      <paraID>25D4240A</paraID>
      <start>0</start>
      <end>1</end>
      <status>unmodified</status>
      <modifiedWord/>
      <trackRevisions>false</trackRevisions>
    </reviewItem>
    <reviewItem>
      <errorID>7acb30ae-5f7b-431a-9ea7-cf23a95c9023</errorID>
      <errorWord>(</errorWord>
      <group>L1_Format</group>
      <groupName>格式问题</groupName>
      <ability>L2_HalfPunc_CN</ability>
      <abilityName>全半角问题</abilityName>
      <candidateList>
        <item>（</item>
      </candidateList>
      <explain>文本全半角错误。</explain>
      <paraID>25D4240A</paraID>
      <start>26</start>
      <end>27</end>
      <status>unmodified</status>
      <modifiedWord/>
      <trackRevisions>false</trackRevisions>
    </reviewItem>
    <reviewItem>
      <errorID>c0dd7a27-1925-43c5-b9a2-d74e2c271c3f</errorID>
      <errorWord>)</errorWord>
      <group>L1_Format</group>
      <groupName>格式问题</groupName>
      <ability>L2_HalfPunc_CN</ability>
      <abilityName>全半角问题</abilityName>
      <candidateList>
        <item>）</item>
      </candidateList>
      <explain>文本全半角错误。</explain>
      <paraID>25D4240A</paraID>
      <start>34</start>
      <end>35</end>
      <status>unmodified</status>
      <modifiedWord/>
      <trackRevisions>false</trackRevisions>
    </reviewItem>
    <reviewItem>
      <errorID>e54fdb99-12b6-4838-9f2b-7f52b132be1e</errorID>
      <errorWord>做无效响应处理</errorWord>
      <group>L1_Word</group>
      <groupName>字词问题</groupName>
      <ability>L2_Typo</ability>
      <abilityName>字词错误</abilityName>
      <candidateList>
        <item>作无效响应处理</item>
      </candidateList>
      <explain/>
      <paraID>25D4240A</paraID>
      <start>56</start>
      <end>63</end>
      <status>unmodified</status>
      <modifiedWord/>
      <trackRevisions>false</trackRevisions>
    </reviewItem>
    <reviewItem>
      <errorID>4282805c-95a3-4f46-8240-5ebcb50695c0</errorID>
      <errorWord>、等</errorWord>
      <group>L1_Punc</group>
      <groupName>标点问题</groupName>
      <ability>L2_Punc_CN</ability>
      <abilityName>标点符号问题</abilityName>
      <candidateList>
        <item>等</item>
      </candidateList>
      <explain>“及”“和”“等”连词前不宜使用顿号，建议删除（或使用逗号）。</explain>
      <paraID>1BFD5F34</paraID>
      <start>30</start>
      <end>32</end>
      <status>unmodified</status>
      <modifiedWord/>
      <trackRevisions>false</trackRevisions>
    </reviewItem>
    <reviewItem>
      <errorID>7d6d7a4c-a722-4b1b-abaa-8d35f30c7d07</errorID>
      <errorWord>、等</errorWord>
      <group>L1_Punc</group>
      <groupName>标点问题</groupName>
      <ability>L2_Punc_CN</ability>
      <abilityName>标点符号问题</abilityName>
      <candidateList>
        <item>等</item>
      </candidateList>
      <explain>“及”“和”“等”连词前不宜使用顿号，建议删除（或使用逗号）。</explain>
      <paraID>633F1F33</paraID>
      <start>46</start>
      <end>48</end>
      <status>unmodified</status>
      <modifiedWord/>
      <trackRevisions>false</trackRevisions>
    </reviewItem>
    <reviewItem>
      <errorID>74121114-57c2-4635-aa16-1704b8f2b30e</errorID>
      <errorWord>、等</errorWord>
      <group>L1_Punc</group>
      <groupName>标点问题</groupName>
      <ability>L2_Punc_CN</ability>
      <abilityName>标点符号问题</abilityName>
      <candidateList>
        <item>等</item>
      </candidateList>
      <explain>“及”“和”“等”连词前不宜使用顿号，建议删除（或使用逗号）。</explain>
      <paraID>6DFA2F48</paraID>
      <start>155</start>
      <end>157</end>
      <status>unmodified</status>
      <modifiedWord/>
      <trackRevisions>false</trackRevisions>
    </reviewItem>
    <reviewItem>
      <errorID>a93ad759-bc61-4b0a-9195-6bb5789026db</errorID>
      <errorWord>电口</errorWord>
      <group>L1_Word</group>
      <groupName>字词问题</groupName>
      <ability>L2_Typo</ability>
      <abilityName>字词错误</abilityName>
      <candidateList>
        <item>端口</item>
      </candidateList>
      <explain/>
      <paraID>15131B1C</paraID>
      <start>14</start>
      <end>16</end>
      <status>unmodified</status>
      <modifiedWord/>
      <trackRevisions>false</trackRevisions>
    </reviewItem>
    <reviewItem>
      <errorID>1b35dbdb-fa65-4f20-b93b-5ffa651ef719</errorID>
      <errorWord>(</errorWord>
      <group>L1_Format</group>
      <groupName>格式问题</groupName>
      <ability>L2_HalfPunc_CN</ability>
      <abilityName>全半角问题</abilityName>
      <candidateList>
        <item>（</item>
      </candidateList>
      <explain>文本全半角错误。</explain>
      <paraID>61B1DE94</paraID>
      <start>20</start>
      <end>21</end>
      <status>unmodified</status>
      <modifiedWord/>
      <trackRevisions>false</trackRevisions>
    </reviewItem>
    <reviewItem>
      <errorID>f3ef569d-d7f1-4387-a2b5-160cffcad930</errorID>
      <errorWord>)</errorWord>
      <group>L1_Format</group>
      <groupName>格式问题</groupName>
      <ability>L2_HalfPunc_CN</ability>
      <abilityName>全半角问题</abilityName>
      <candidateList>
        <item>）</item>
      </candidateList>
      <explain>文本全半角错误。</explain>
      <paraID>61B1DE94</paraID>
      <start>31</start>
      <end>32</end>
      <status>unmodified</status>
      <modifiedWord/>
      <trackRevisions>false</trackRevisions>
    </reviewItem>
    <reviewItem>
      <errorID>75778772-17d7-4369-a10c-1d8c9128c301</errorID>
      <errorWord>详实</errorWord>
      <group>L1_Word</group>
      <groupName>字词问题</groupName>
      <ability>L2_Typo</ability>
      <abilityName>字词错误</abilityName>
      <candidateList>
        <item>翔实</item>
      </candidateList>
      <explain/>
      <paraID>607099B5</paraID>
      <start>49</start>
      <end>51</end>
      <status>unmodified</status>
      <modifiedWord/>
      <trackRevisions>false</trackRevisions>
    </reviewItem>
    <reviewItem>
      <errorID>e6bfa591-3921-425e-a4d8-b51c590e04f3</errorID>
      <errorWord>；</errorWord>
      <group>L1_Word</group>
      <groupName>字词问题</groupName>
      <ability>L2_Typo</ability>
      <abilityName>字词错误</abilityName>
      <candidateList>
        <item>；在</item>
      </candidateList>
      <explain/>
      <paraID>13CDDE3F</paraID>
      <start>37</start>
      <end>38</end>
      <status>unmodified</status>
      <modifiedWord/>
      <trackRevisions>false</trackRevisions>
    </reviewItem>
    <reviewItem>
      <errorID>2e5df66a-1a39-4bdf-96e5-542fd482e499</errorID>
      <errorWord>无隐形收费</errorWord>
      <group>L1_Word</group>
      <groupName>字词问题</groupName>
      <ability>L2_Typo</ability>
      <abilityName>字词错误</abilityName>
      <candidateList>
        <item>无隐性收费</item>
      </candidateList>
      <explain/>
      <paraID>31425CB2</paraID>
      <start>78</start>
      <end>83</end>
      <status>unmodified</status>
      <modifiedWord/>
      <trackRevisions>false</trackRevisions>
    </reviewItem>
    <reviewItem>
      <errorID>d0c060e3-1c3c-4307-8fd5-779ee5e2fc73</errorID>
      <errorWord>无隐形收费</errorWord>
      <group>L1_Word</group>
      <groupName>字词问题</groupName>
      <ability>L2_Typo</ability>
      <abilityName>字词错误</abilityName>
      <candidateList>
        <item>无隐性收费</item>
      </candidateList>
      <explain/>
      <paraID>31425CB2</paraID>
      <start>157</start>
      <end>162</end>
      <status>unmodified</status>
      <modifiedWord/>
      <trackRevisions>false</trackRevisions>
    </reviewItem>
    <reviewItem>
      <errorID>17bd8b44-9b6e-44da-9179-76bdf8c4314e</errorID>
      <errorWord>、等</errorWord>
      <group>L1_Punc</group>
      <groupName>标点问题</groupName>
      <ability>L2_Punc_CN</ability>
      <abilityName>标点符号问题</abilityName>
      <candidateList>
        <item>等</item>
      </candidateList>
      <explain>“及”“和”“等”连词前不宜使用顿号，建议删除（或使用逗号）。</explain>
      <paraID>11743988</paraID>
      <start>70</start>
      <end>72</end>
      <status>unmodified</status>
      <modifiedWord/>
      <trackRevisions>false</trackRevisions>
    </reviewItem>
    <reviewItem>
      <errorID>6350f903-ca4d-42a3-bdcb-05746a05106f</errorID>
      <errorWord>做无效响应处理</errorWord>
      <group>L1_Word</group>
      <groupName>字词问题</groupName>
      <ability>L2_Typo</ability>
      <abilityName>字词错误</abilityName>
      <candidateList>
        <item>作无效响应处理</item>
      </candidateList>
      <explain/>
      <paraID>11743988</paraID>
      <start>90</start>
      <end>97</end>
      <status>unmodified</status>
      <modifiedWord/>
      <trackRevisions>false</trackRevisions>
    </reviewItem>
    <reviewItem>
      <errorID>1d4c27df-6b54-412e-ad9f-7eba213419a3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3E336C80</paraID>
      <start>0</start>
      <end>2</end>
      <status>unmodified</status>
      <modifiedWord/>
      <trackRevisions>false</trackRevisions>
    </reviewItem>
    <reviewItem>
      <errorID>9f6079b2-1ad2-4aa4-9b10-5e1f1686b154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7E1E94D8</paraID>
      <start>1</start>
      <end>3</end>
      <status>unmodified</status>
      <modifiedWord/>
      <trackRevisions>false</trackRevisions>
    </reviewItem>
    <reviewItem>
      <errorID>0c554367-16b8-4956-b52b-b216df546492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CAAB315</paraID>
      <start>1</start>
      <end>3</end>
      <status>unmodified</status>
      <modifiedWord/>
      <trackRevisions>false</trackRevisions>
    </reviewItem>
    <reviewItem>
      <errorID>1629e189-671a-4373-9f11-ee98b7db26d6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771FB14C</paraID>
      <start>1</start>
      <end>3</end>
      <status>unmodified</status>
      <modifiedWord/>
      <trackRevisions>false</trackRevisions>
    </reviewItem>
    <reviewItem>
      <errorID>21a3adf9-8b03-4c88-9da3-921b5bb1068b</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6DC8C4F1</paraID>
      <start>1</start>
      <end>3</end>
      <status>unmodified</status>
      <modifiedWord/>
      <trackRevisions>false</trackRevisions>
    </reviewItem>
    <reviewItem>
      <errorID>9c76b131-e7cb-4e6f-b4cd-c84176299f0a</errorID>
      <errorWord>拟定的</errorWord>
      <group>L1_Word</group>
      <groupName>字词问题</groupName>
      <ability>L2_Typo</ability>
      <abilityName>字词错误</abilityName>
      <candidateList>
        <item>拟定</item>
      </candidateList>
      <explain/>
      <paraID>272E1546</paraID>
      <start>9</start>
      <end>12</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a54d2c-8864-4585-a407-0cd4b570d993}">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2489</Words>
  <Characters>2900</Characters>
  <Lines>0</Lines>
  <Paragraphs>0</Paragraphs>
  <TotalTime>75</TotalTime>
  <ScaleCrop>false</ScaleCrop>
  <LinksUpToDate>false</LinksUpToDate>
  <CharactersWithSpaces>3061</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2026-06-25T08:27:00Z</dcterms:created>
  <dc:creator>陈帆</dc:creator>
  <cp:lastModifiedBy>By</cp:lastModifiedBy>
  <dcterms:modified xsi:type="dcterms:W3CDTF">2026-08-15T09:05:50Z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F705E649B8234A1C9168204399BA616B_13</vt:lpwstr>
  </property>
  <property fmtid="{D5CDD505-2E9C-101B-9397-08002B2CF9AE}" pid="4" name="KSOTemplateDocerSaveRecord">
    <vt:lpwstr>eyJoZGlkIjoiMTI2YTdiNzFmNDMwODc1NjQ1OGI4MzJkMWNlNGQ4YzUiLCJ1c2VySWQiOiI0NjEwMjQwNjEifQ==</vt:lpwstr>
  </property>
</Properties>
</file>